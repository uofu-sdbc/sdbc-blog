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BE7B" w14:textId="7F83CA4E" w:rsidR="00882548" w:rsidRPr="00882548" w:rsidRDefault="00882548" w:rsidP="00882548">
      <w:pPr>
        <w:contextualSpacing/>
        <w:jc w:val="center"/>
        <w:rPr>
          <w:rFonts w:asciiTheme="majorHAnsi" w:hAnsiTheme="majorHAnsi" w:cs="Calibri"/>
          <w:b/>
          <w:bCs/>
        </w:rPr>
      </w:pPr>
      <w:r>
        <w:rPr>
          <w:rFonts w:asciiTheme="majorHAnsi" w:hAnsiTheme="majorHAnsi" w:cs="Calibri"/>
          <w:b/>
          <w:bCs/>
        </w:rPr>
        <w:t>Initial Investigator Meetings: Four Key Questions</w:t>
      </w:r>
    </w:p>
    <w:p w14:paraId="684C764A" w14:textId="77777777" w:rsidR="00882548" w:rsidRDefault="00882548" w:rsidP="00CE5E24">
      <w:pPr>
        <w:contextualSpacing/>
        <w:rPr>
          <w:rFonts w:asciiTheme="majorHAnsi" w:hAnsiTheme="majorHAnsi" w:cs="Calibri"/>
          <w:b/>
          <w:bCs/>
        </w:rPr>
      </w:pPr>
    </w:p>
    <w:p w14:paraId="7C6AF5BB" w14:textId="05C13ACF" w:rsidR="00134C69" w:rsidRPr="00134C69" w:rsidRDefault="00134C69" w:rsidP="00CE5E24">
      <w:pPr>
        <w:contextualSpacing/>
        <w:rPr>
          <w:rFonts w:asciiTheme="majorHAnsi" w:hAnsiTheme="majorHAnsi" w:cs="Calibri"/>
        </w:rPr>
      </w:pPr>
      <w:r>
        <w:rPr>
          <w:rFonts w:asciiTheme="majorHAnsi" w:hAnsiTheme="majorHAnsi" w:cs="Calibri"/>
        </w:rPr>
        <w:t>Arthur Chen</w:t>
      </w:r>
    </w:p>
    <w:p w14:paraId="00542B81" w14:textId="77777777" w:rsidR="00134C69" w:rsidRDefault="00134C69" w:rsidP="00CE5E24">
      <w:pPr>
        <w:contextualSpacing/>
        <w:rPr>
          <w:rFonts w:asciiTheme="majorHAnsi" w:hAnsiTheme="majorHAnsi" w:cs="Calibri"/>
          <w:b/>
          <w:bCs/>
        </w:rPr>
      </w:pPr>
    </w:p>
    <w:p w14:paraId="03B86FF9" w14:textId="125F2CF5" w:rsidR="00117DA3" w:rsidRPr="00426BEF" w:rsidRDefault="00952D1D" w:rsidP="00CE5E24">
      <w:pPr>
        <w:contextualSpacing/>
        <w:rPr>
          <w:rFonts w:asciiTheme="majorHAnsi" w:hAnsiTheme="majorHAnsi" w:cs="Calibri"/>
          <w:b/>
          <w:bCs/>
        </w:rPr>
      </w:pPr>
      <w:commentRangeStart w:id="0"/>
      <w:r w:rsidRPr="00426BEF">
        <w:rPr>
          <w:rFonts w:asciiTheme="majorHAnsi" w:hAnsiTheme="majorHAnsi" w:cs="Calibri"/>
          <w:b/>
          <w:bCs/>
        </w:rPr>
        <w:t>Introduction</w:t>
      </w:r>
      <w:commentRangeEnd w:id="0"/>
      <w:r w:rsidR="00736F08" w:rsidRPr="00426BEF">
        <w:rPr>
          <w:rStyle w:val="CommentReference"/>
          <w:rFonts w:asciiTheme="majorHAnsi" w:hAnsiTheme="majorHAnsi" w:cs="Calibri"/>
          <w:b/>
          <w:bCs/>
          <w:sz w:val="24"/>
          <w:szCs w:val="24"/>
        </w:rPr>
        <w:commentReference w:id="0"/>
      </w:r>
    </w:p>
    <w:p w14:paraId="6F9B5563" w14:textId="36A0F1D1" w:rsidR="00A54B84" w:rsidRPr="00426BEF" w:rsidRDefault="00A54B84" w:rsidP="00CE5E24">
      <w:pPr>
        <w:contextualSpacing/>
        <w:rPr>
          <w:rFonts w:asciiTheme="majorHAnsi" w:hAnsiTheme="majorHAnsi" w:cs="Calibri"/>
        </w:rPr>
      </w:pPr>
      <w:r w:rsidRPr="00426BEF">
        <w:rPr>
          <w:rFonts w:asciiTheme="majorHAnsi" w:hAnsiTheme="majorHAnsi" w:cs="Calibri"/>
        </w:rPr>
        <w:t xml:space="preserve">When initially meeting with a primary investigator (PI), </w:t>
      </w:r>
      <w:r w:rsidR="002B2606" w:rsidRPr="00426BEF">
        <w:rPr>
          <w:rFonts w:asciiTheme="majorHAnsi" w:hAnsiTheme="majorHAnsi" w:cs="Calibri"/>
        </w:rPr>
        <w:t>my experience</w:t>
      </w:r>
      <w:r w:rsidRPr="00426BEF">
        <w:rPr>
          <w:rFonts w:asciiTheme="majorHAnsi" w:hAnsiTheme="majorHAnsi" w:cs="Calibri"/>
        </w:rPr>
        <w:t xml:space="preserve"> has shown that </w:t>
      </w:r>
      <w:r w:rsidR="00571113" w:rsidRPr="00426BEF">
        <w:rPr>
          <w:rFonts w:asciiTheme="majorHAnsi" w:hAnsiTheme="majorHAnsi" w:cs="Calibri"/>
        </w:rPr>
        <w:t>considering</w:t>
      </w:r>
      <w:r w:rsidRPr="00426BEF">
        <w:rPr>
          <w:rFonts w:asciiTheme="majorHAnsi" w:hAnsiTheme="majorHAnsi" w:cs="Calibri"/>
        </w:rPr>
        <w:t xml:space="preserve"> the following four questions </w:t>
      </w:r>
      <w:r w:rsidR="00571113" w:rsidRPr="00426BEF">
        <w:rPr>
          <w:rFonts w:asciiTheme="majorHAnsi" w:hAnsiTheme="majorHAnsi" w:cs="Calibri"/>
        </w:rPr>
        <w:t>may</w:t>
      </w:r>
      <w:r w:rsidRPr="00426BEF">
        <w:rPr>
          <w:rFonts w:asciiTheme="majorHAnsi" w:hAnsiTheme="majorHAnsi" w:cs="Calibri"/>
        </w:rPr>
        <w:t xml:space="preserve"> help </w:t>
      </w:r>
      <w:r w:rsidR="00571113" w:rsidRPr="00426BEF">
        <w:rPr>
          <w:rFonts w:asciiTheme="majorHAnsi" w:hAnsiTheme="majorHAnsi" w:cs="Calibri"/>
        </w:rPr>
        <w:t>a</w:t>
      </w:r>
      <w:r w:rsidRPr="00426BEF">
        <w:rPr>
          <w:rFonts w:asciiTheme="majorHAnsi" w:hAnsiTheme="majorHAnsi" w:cs="Calibri"/>
        </w:rPr>
        <w:t xml:space="preserve"> statistician assess project feasibility and scope:</w:t>
      </w:r>
    </w:p>
    <w:p w14:paraId="62BF6262" w14:textId="6ED36B3F" w:rsidR="006B69C5"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 xml:space="preserve">What is the </w:t>
      </w:r>
      <w:commentRangeStart w:id="1"/>
      <w:r w:rsidRPr="00426BEF">
        <w:rPr>
          <w:rFonts w:asciiTheme="majorHAnsi" w:hAnsiTheme="majorHAnsi" w:cs="Calibri"/>
        </w:rPr>
        <w:t>data</w:t>
      </w:r>
      <w:commentRangeEnd w:id="1"/>
      <w:r w:rsidR="00475EEE" w:rsidRPr="00426BEF">
        <w:rPr>
          <w:rStyle w:val="CommentReference"/>
          <w:rFonts w:asciiTheme="majorHAnsi" w:hAnsiTheme="majorHAnsi" w:cs="Calibri"/>
          <w:sz w:val="24"/>
          <w:szCs w:val="24"/>
        </w:rPr>
        <w:commentReference w:id="1"/>
      </w:r>
      <w:r w:rsidRPr="00426BEF">
        <w:rPr>
          <w:rFonts w:asciiTheme="majorHAnsi" w:hAnsiTheme="majorHAnsi" w:cs="Calibri"/>
        </w:rPr>
        <w:t>?</w:t>
      </w:r>
    </w:p>
    <w:p w14:paraId="09A4D666" w14:textId="1C2DD3AD" w:rsidR="006B69C5"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What are the research questions?</w:t>
      </w:r>
    </w:p>
    <w:p w14:paraId="287F33E8" w14:textId="588C49C7" w:rsidR="006B69C5"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Can the data theoretically answer the research question?</w:t>
      </w:r>
    </w:p>
    <w:p w14:paraId="687A8272" w14:textId="51F83F5E" w:rsidR="00C20CCE" w:rsidRPr="00426BEF" w:rsidRDefault="006B69C5" w:rsidP="00CE5E24">
      <w:pPr>
        <w:pStyle w:val="ListParagraph"/>
        <w:numPr>
          <w:ilvl w:val="0"/>
          <w:numId w:val="3"/>
        </w:numPr>
        <w:rPr>
          <w:rFonts w:asciiTheme="majorHAnsi" w:hAnsiTheme="majorHAnsi" w:cs="Calibri"/>
        </w:rPr>
      </w:pPr>
      <w:r w:rsidRPr="00426BEF">
        <w:rPr>
          <w:rFonts w:asciiTheme="majorHAnsi" w:hAnsiTheme="majorHAnsi" w:cs="Calibri"/>
        </w:rPr>
        <w:t xml:space="preserve">What </w:t>
      </w:r>
      <w:commentRangeStart w:id="2"/>
      <w:r w:rsidR="001814E7" w:rsidRPr="00426BEF">
        <w:rPr>
          <w:rFonts w:asciiTheme="majorHAnsi" w:hAnsiTheme="majorHAnsi" w:cs="Calibri"/>
        </w:rPr>
        <w:t>tables/figures/</w:t>
      </w:r>
      <w:commentRangeEnd w:id="2"/>
      <w:r w:rsidR="000764C4" w:rsidRPr="00426BEF">
        <w:rPr>
          <w:rStyle w:val="CommentReference"/>
          <w:rFonts w:asciiTheme="majorHAnsi" w:hAnsiTheme="majorHAnsi" w:cs="Calibri"/>
          <w:sz w:val="24"/>
          <w:szCs w:val="24"/>
        </w:rPr>
        <w:commentReference w:id="2"/>
      </w:r>
      <w:r w:rsidRPr="00426BEF">
        <w:rPr>
          <w:rFonts w:asciiTheme="majorHAnsi" w:hAnsiTheme="majorHAnsi" w:cs="Calibri"/>
        </w:rPr>
        <w:t xml:space="preserve">statistical models can help </w:t>
      </w:r>
      <w:r w:rsidR="00E650EB" w:rsidRPr="00426BEF">
        <w:rPr>
          <w:rFonts w:asciiTheme="majorHAnsi" w:hAnsiTheme="majorHAnsi" w:cs="Calibri"/>
        </w:rPr>
        <w:t xml:space="preserve">us </w:t>
      </w:r>
      <w:r w:rsidRPr="00426BEF">
        <w:rPr>
          <w:rFonts w:asciiTheme="majorHAnsi" w:hAnsiTheme="majorHAnsi" w:cs="Calibri"/>
        </w:rPr>
        <w:t>use the data to answer the research questions?</w:t>
      </w:r>
    </w:p>
    <w:p w14:paraId="219FBA60" w14:textId="77777777" w:rsidR="00813B04" w:rsidRPr="00426BEF" w:rsidRDefault="003C2EEB" w:rsidP="00CE5E24">
      <w:pPr>
        <w:contextualSpacing/>
        <w:rPr>
          <w:rFonts w:asciiTheme="majorHAnsi" w:hAnsiTheme="majorHAnsi" w:cs="Calibri"/>
        </w:rPr>
      </w:pPr>
      <w:commentRangeStart w:id="3"/>
      <w:r w:rsidRPr="00426BEF">
        <w:rPr>
          <w:rFonts w:asciiTheme="majorHAnsi" w:hAnsiTheme="majorHAnsi" w:cs="Calibri"/>
        </w:rPr>
        <w:t xml:space="preserve">For expositional purposes, </w:t>
      </w:r>
      <w:commentRangeStart w:id="4"/>
      <w:r w:rsidR="00C7671C" w:rsidRPr="00426BEF">
        <w:rPr>
          <w:rFonts w:asciiTheme="majorHAnsi" w:hAnsiTheme="majorHAnsi" w:cs="Calibri"/>
        </w:rPr>
        <w:t xml:space="preserve">I will </w:t>
      </w:r>
      <w:r w:rsidR="005E65CA" w:rsidRPr="00426BEF">
        <w:rPr>
          <w:rFonts w:asciiTheme="majorHAnsi" w:hAnsiTheme="majorHAnsi" w:cs="Calibri"/>
        </w:rPr>
        <w:t>discuss</w:t>
      </w:r>
      <w:r w:rsidR="00C7671C" w:rsidRPr="00426BEF">
        <w:rPr>
          <w:rFonts w:asciiTheme="majorHAnsi" w:hAnsiTheme="majorHAnsi" w:cs="Calibri"/>
        </w:rPr>
        <w:t xml:space="preserve"> </w:t>
      </w:r>
      <w:commentRangeEnd w:id="4"/>
      <w:r w:rsidR="007A627F" w:rsidRPr="00426BEF">
        <w:rPr>
          <w:rStyle w:val="CommentReference"/>
          <w:rFonts w:asciiTheme="majorHAnsi" w:hAnsiTheme="majorHAnsi" w:cs="Calibri"/>
          <w:sz w:val="24"/>
          <w:szCs w:val="24"/>
        </w:rPr>
        <w:commentReference w:id="4"/>
      </w:r>
      <w:r w:rsidR="00C7671C" w:rsidRPr="00426BEF">
        <w:rPr>
          <w:rFonts w:asciiTheme="majorHAnsi" w:hAnsiTheme="majorHAnsi" w:cs="Calibri"/>
        </w:rPr>
        <w:t>the four in turn</w:t>
      </w:r>
      <w:r w:rsidRPr="00426BEF">
        <w:rPr>
          <w:rFonts w:asciiTheme="majorHAnsi" w:hAnsiTheme="majorHAnsi" w:cs="Calibri"/>
        </w:rPr>
        <w:t>; in practice, the questions are asked in a fluid and amorphous order, answers to one influencing the other.</w:t>
      </w:r>
      <w:r w:rsidR="00545AE8" w:rsidRPr="00426BEF">
        <w:rPr>
          <w:rFonts w:asciiTheme="majorHAnsi" w:hAnsiTheme="majorHAnsi" w:cs="Calibri"/>
        </w:rPr>
        <w:t xml:space="preserve"> </w:t>
      </w:r>
      <w:commentRangeEnd w:id="3"/>
      <w:r w:rsidR="0076346F" w:rsidRPr="00426BEF">
        <w:rPr>
          <w:rStyle w:val="CommentReference"/>
          <w:rFonts w:asciiTheme="majorHAnsi" w:hAnsiTheme="majorHAnsi" w:cs="Calibri"/>
          <w:sz w:val="24"/>
          <w:szCs w:val="24"/>
        </w:rPr>
        <w:commentReference w:id="3"/>
      </w:r>
    </w:p>
    <w:p w14:paraId="17039BEA" w14:textId="77777777" w:rsidR="00813B04" w:rsidRPr="00426BEF" w:rsidRDefault="00813B04" w:rsidP="00CE5E24">
      <w:pPr>
        <w:contextualSpacing/>
        <w:rPr>
          <w:rFonts w:asciiTheme="majorHAnsi" w:hAnsiTheme="majorHAnsi" w:cs="Calibri"/>
        </w:rPr>
      </w:pPr>
    </w:p>
    <w:p w14:paraId="59EAC738" w14:textId="0FC625D1" w:rsidR="003C2EEB" w:rsidRPr="00426BEF" w:rsidRDefault="00813B04" w:rsidP="00CE5E24">
      <w:pPr>
        <w:contextualSpacing/>
        <w:rPr>
          <w:rFonts w:asciiTheme="majorHAnsi" w:hAnsiTheme="majorHAnsi" w:cs="Calibri"/>
        </w:rPr>
      </w:pPr>
      <w:r w:rsidRPr="00426BEF">
        <w:rPr>
          <w:rFonts w:asciiTheme="majorHAnsi" w:hAnsiTheme="majorHAnsi" w:cs="Calibri"/>
        </w:rPr>
        <w:t>T</w:t>
      </w:r>
      <w:r w:rsidR="00545AE8" w:rsidRPr="00426BEF">
        <w:rPr>
          <w:rFonts w:asciiTheme="majorHAnsi" w:hAnsiTheme="majorHAnsi" w:cs="Calibri"/>
        </w:rPr>
        <w:t>o illustrate, consider the following hypothetical</w:t>
      </w:r>
      <w:r w:rsidR="00550B74" w:rsidRPr="00426BEF">
        <w:rPr>
          <w:rFonts w:asciiTheme="majorHAnsi" w:hAnsiTheme="majorHAnsi" w:cs="Calibri"/>
        </w:rPr>
        <w:t>:</w:t>
      </w:r>
      <w:r w:rsidR="00BD0C9D" w:rsidRPr="00426BEF">
        <w:rPr>
          <w:rFonts w:asciiTheme="majorHAnsi" w:hAnsiTheme="majorHAnsi" w:cs="Calibri"/>
        </w:rPr>
        <w:t xml:space="preserve"> you have just received an email from</w:t>
      </w:r>
      <w:ins w:id="5" w:author="Benjamin Brintz" w:date="2026-04-08T09:54:00Z" w16du:dateUtc="2026-04-08T15:54:00Z">
        <w:r w:rsidR="00CB1C16">
          <w:rPr>
            <w:rFonts w:asciiTheme="majorHAnsi" w:hAnsiTheme="majorHAnsi" w:cs="Calibri"/>
          </w:rPr>
          <w:t xml:space="preserve"> a new collaborator,</w:t>
        </w:r>
      </w:ins>
      <w:r w:rsidR="00BD0C9D" w:rsidRPr="00426BEF">
        <w:rPr>
          <w:rFonts w:asciiTheme="majorHAnsi" w:hAnsiTheme="majorHAnsi" w:cs="Calibri"/>
        </w:rPr>
        <w:t xml:space="preserve"> Dr. Hypo</w:t>
      </w:r>
      <w:del w:id="6" w:author="Benjamin Brintz" w:date="2026-04-08T09:54:00Z" w16du:dateUtc="2026-04-08T15:54:00Z">
        <w:r w:rsidR="00BD0C9D" w:rsidRPr="00426BEF" w:rsidDel="00CB1C16">
          <w:rPr>
            <w:rFonts w:asciiTheme="majorHAnsi" w:hAnsiTheme="majorHAnsi" w:cs="Calibri"/>
          </w:rPr>
          <w:delText xml:space="preserve">, </w:delText>
        </w:r>
        <w:r w:rsidR="008630E4" w:rsidRPr="00426BEF" w:rsidDel="00CB1C16">
          <w:rPr>
            <w:rFonts w:asciiTheme="majorHAnsi" w:hAnsiTheme="majorHAnsi" w:cs="Calibri"/>
          </w:rPr>
          <w:delText>whom you have not previously collaborated</w:delText>
        </w:r>
        <w:r w:rsidRPr="00426BEF" w:rsidDel="00CB1C16">
          <w:rPr>
            <w:rFonts w:asciiTheme="majorHAnsi" w:hAnsiTheme="majorHAnsi" w:cs="Calibri"/>
          </w:rPr>
          <w:delText xml:space="preserve"> with</w:delText>
        </w:r>
      </w:del>
      <w:r w:rsidR="00BD0C9D" w:rsidRPr="00426BEF">
        <w:rPr>
          <w:rFonts w:asciiTheme="majorHAnsi" w:hAnsiTheme="majorHAnsi" w:cs="Calibri"/>
        </w:rPr>
        <w:t>.</w:t>
      </w:r>
      <w:r w:rsidR="00571113" w:rsidRPr="00426BEF">
        <w:rPr>
          <w:rFonts w:asciiTheme="majorHAnsi" w:hAnsiTheme="majorHAnsi" w:cs="Calibri"/>
        </w:rPr>
        <w:t xml:space="preserve"> </w:t>
      </w:r>
      <w:r w:rsidR="003C2EEB" w:rsidRPr="00426BEF">
        <w:rPr>
          <w:rFonts w:asciiTheme="majorHAnsi" w:hAnsiTheme="majorHAnsi" w:cs="Calibri"/>
        </w:rPr>
        <w:t xml:space="preserve">Dr. Hypo seeks to investigate </w:t>
      </w:r>
      <w:r w:rsidR="00733449" w:rsidRPr="00426BEF">
        <w:rPr>
          <w:rFonts w:asciiTheme="majorHAnsi" w:hAnsiTheme="majorHAnsi" w:cs="Calibri"/>
        </w:rPr>
        <w:t>imaginary gland</w:t>
      </w:r>
      <w:r w:rsidR="001C3DC7" w:rsidRPr="00426BEF">
        <w:rPr>
          <w:rFonts w:asciiTheme="majorHAnsi" w:hAnsiTheme="majorHAnsi" w:cs="Calibri"/>
        </w:rPr>
        <w:t xml:space="preserve"> (IG)</w:t>
      </w:r>
      <w:r w:rsidR="00733449" w:rsidRPr="00426BEF">
        <w:rPr>
          <w:rFonts w:asciiTheme="majorHAnsi" w:hAnsiTheme="majorHAnsi" w:cs="Calibri"/>
        </w:rPr>
        <w:t xml:space="preserve"> cancer. </w:t>
      </w:r>
      <w:r w:rsidR="00A21FCC" w:rsidRPr="00426BEF">
        <w:rPr>
          <w:rFonts w:asciiTheme="majorHAnsi" w:hAnsiTheme="majorHAnsi" w:cs="Calibri"/>
        </w:rPr>
        <w:t>Specifically, t</w:t>
      </w:r>
      <w:r w:rsidR="00733449" w:rsidRPr="00426BEF">
        <w:rPr>
          <w:rFonts w:asciiTheme="majorHAnsi" w:hAnsiTheme="majorHAnsi" w:cs="Calibri"/>
        </w:rPr>
        <w:t>hey hope to</w:t>
      </w:r>
      <w:r w:rsidR="00A21FCC" w:rsidRPr="00426BEF">
        <w:rPr>
          <w:rFonts w:asciiTheme="majorHAnsi" w:hAnsiTheme="majorHAnsi" w:cs="Calibri"/>
        </w:rPr>
        <w:t xml:space="preserve"> study</w:t>
      </w:r>
      <w:r w:rsidR="001D4DD6" w:rsidRPr="00426BEF">
        <w:rPr>
          <w:rFonts w:asciiTheme="majorHAnsi" w:hAnsiTheme="majorHAnsi" w:cs="Calibri"/>
        </w:rPr>
        <w:t xml:space="preserve"> </w:t>
      </w:r>
      <w:r w:rsidR="00482845" w:rsidRPr="00426BEF">
        <w:rPr>
          <w:rFonts w:asciiTheme="majorHAnsi" w:hAnsiTheme="majorHAnsi" w:cs="Calibri"/>
        </w:rPr>
        <w:t xml:space="preserve">time </w:t>
      </w:r>
      <w:r w:rsidR="00ED2684" w:rsidRPr="00426BEF">
        <w:rPr>
          <w:rFonts w:asciiTheme="majorHAnsi" w:hAnsiTheme="majorHAnsi" w:cs="Calibri"/>
        </w:rPr>
        <w:t>until</w:t>
      </w:r>
      <w:r w:rsidR="00482845" w:rsidRPr="00426BEF">
        <w:rPr>
          <w:rFonts w:asciiTheme="majorHAnsi" w:hAnsiTheme="majorHAnsi" w:cs="Calibri"/>
        </w:rPr>
        <w:t xml:space="preserve"> recurrence </w:t>
      </w:r>
      <w:r w:rsidR="00550B74" w:rsidRPr="00426BEF">
        <w:rPr>
          <w:rFonts w:asciiTheme="majorHAnsi" w:hAnsiTheme="majorHAnsi" w:cs="Calibri"/>
        </w:rPr>
        <w:t xml:space="preserve">in </w:t>
      </w:r>
      <w:r w:rsidR="001C3DC7" w:rsidRPr="00426BEF">
        <w:rPr>
          <w:rFonts w:asciiTheme="majorHAnsi" w:hAnsiTheme="majorHAnsi" w:cs="Calibri"/>
        </w:rPr>
        <w:t>IG cancer</w:t>
      </w:r>
      <w:r w:rsidR="001460CB" w:rsidRPr="00426BEF">
        <w:rPr>
          <w:rFonts w:asciiTheme="majorHAnsi" w:hAnsiTheme="majorHAnsi" w:cs="Calibri"/>
        </w:rPr>
        <w:t xml:space="preserve"> patients </w:t>
      </w:r>
      <w:r w:rsidR="00482845" w:rsidRPr="00426BEF">
        <w:rPr>
          <w:rFonts w:asciiTheme="majorHAnsi" w:hAnsiTheme="majorHAnsi" w:cs="Calibri"/>
        </w:rPr>
        <w:t xml:space="preserve">who have </w:t>
      </w:r>
      <w:r w:rsidR="00733C65" w:rsidRPr="00426BEF">
        <w:rPr>
          <w:rFonts w:asciiTheme="majorHAnsi" w:hAnsiTheme="majorHAnsi" w:cs="Calibri"/>
        </w:rPr>
        <w:t>recently</w:t>
      </w:r>
      <w:r w:rsidR="00482845" w:rsidRPr="00426BEF">
        <w:rPr>
          <w:rFonts w:asciiTheme="majorHAnsi" w:hAnsiTheme="majorHAnsi" w:cs="Calibri"/>
        </w:rPr>
        <w:t xml:space="preserve"> completed chemotherapy</w:t>
      </w:r>
      <w:r w:rsidR="00C20F62" w:rsidRPr="00426BEF">
        <w:rPr>
          <w:rFonts w:asciiTheme="majorHAnsi" w:hAnsiTheme="majorHAnsi" w:cs="Calibri"/>
        </w:rPr>
        <w:t>.</w:t>
      </w:r>
      <w:r w:rsidR="00EF416E" w:rsidRPr="00426BEF">
        <w:rPr>
          <w:rFonts w:asciiTheme="majorHAnsi" w:hAnsiTheme="majorHAnsi" w:cs="Calibri"/>
        </w:rPr>
        <w:t xml:space="preserve"> You agree to take on the </w:t>
      </w:r>
      <w:del w:id="7" w:author="Benjamin Brintz" w:date="2026-04-08T09:55:00Z" w16du:dateUtc="2026-04-08T15:55:00Z">
        <w:r w:rsidR="00EF416E" w:rsidRPr="00426BEF" w:rsidDel="008F56D2">
          <w:rPr>
            <w:rFonts w:asciiTheme="majorHAnsi" w:hAnsiTheme="majorHAnsi" w:cs="Calibri"/>
          </w:rPr>
          <w:delText>project, and</w:delText>
        </w:r>
      </w:del>
      <w:ins w:id="8" w:author="Benjamin Brintz" w:date="2026-04-08T09:55:00Z" w16du:dateUtc="2026-04-08T15:55:00Z">
        <w:r w:rsidR="008F56D2" w:rsidRPr="00426BEF">
          <w:rPr>
            <w:rFonts w:asciiTheme="majorHAnsi" w:hAnsiTheme="majorHAnsi" w:cs="Calibri"/>
          </w:rPr>
          <w:t>project and</w:t>
        </w:r>
      </w:ins>
      <w:r w:rsidR="00EF416E" w:rsidRPr="00426BEF">
        <w:rPr>
          <w:rFonts w:asciiTheme="majorHAnsi" w:hAnsiTheme="majorHAnsi" w:cs="Calibri"/>
        </w:rPr>
        <w:t xml:space="preserve"> schedule an initial meeting with them.</w:t>
      </w:r>
    </w:p>
    <w:p w14:paraId="6BBEACBE" w14:textId="77777777" w:rsidR="00813B04" w:rsidRPr="00426BEF" w:rsidRDefault="00813B04" w:rsidP="00CE5E24">
      <w:pPr>
        <w:contextualSpacing/>
        <w:rPr>
          <w:rFonts w:asciiTheme="majorHAnsi" w:hAnsiTheme="majorHAnsi" w:cs="Calibri"/>
        </w:rPr>
      </w:pPr>
    </w:p>
    <w:p w14:paraId="1A65BD1B" w14:textId="1510A9F1" w:rsidR="00813B04" w:rsidRPr="00426BEF" w:rsidDel="00C63CAB" w:rsidRDefault="00813B04" w:rsidP="00CE5E24">
      <w:pPr>
        <w:contextualSpacing/>
        <w:rPr>
          <w:del w:id="9" w:author="Danielle Cook" w:date="2026-04-08T07:10:00Z" w16du:dateUtc="2026-04-08T13:10:00Z"/>
          <w:rFonts w:asciiTheme="majorHAnsi" w:hAnsiTheme="majorHAnsi" w:cs="Calibri"/>
        </w:rPr>
      </w:pPr>
      <w:del w:id="10" w:author="Danielle Cook" w:date="2026-04-08T07:10:00Z" w16du:dateUtc="2026-04-08T13:10:00Z">
        <w:r w:rsidRPr="00426BEF" w:rsidDel="00C63CAB">
          <w:rPr>
            <w:rFonts w:asciiTheme="majorHAnsi" w:hAnsiTheme="majorHAnsi" w:cs="Calibri"/>
          </w:rPr>
          <w:delText>(I will not discuss other elements of the important initial meeting, such as showing your trustworthiness</w:delText>
        </w:r>
        <w:r w:rsidR="00F7739A" w:rsidRPr="00426BEF" w:rsidDel="00C63CAB">
          <w:rPr>
            <w:rFonts w:asciiTheme="majorHAnsi" w:hAnsiTheme="majorHAnsi" w:cs="Calibri"/>
          </w:rPr>
          <w:delText xml:space="preserve">, </w:delText>
        </w:r>
        <w:r w:rsidRPr="00426BEF" w:rsidDel="00C63CAB">
          <w:rPr>
            <w:rFonts w:asciiTheme="majorHAnsi" w:hAnsiTheme="majorHAnsi" w:cs="Calibri"/>
          </w:rPr>
          <w:delText>building relationships</w:delText>
        </w:r>
        <w:r w:rsidR="00F7739A" w:rsidRPr="00426BEF" w:rsidDel="00C63CAB">
          <w:rPr>
            <w:rFonts w:asciiTheme="majorHAnsi" w:hAnsiTheme="majorHAnsi" w:cs="Calibri"/>
          </w:rPr>
          <w:delText>, setting expectations</w:delText>
        </w:r>
        <w:r w:rsidR="00623BFA" w:rsidDel="00C63CAB">
          <w:rPr>
            <w:rFonts w:asciiTheme="majorHAnsi" w:hAnsiTheme="majorHAnsi" w:cs="Calibri"/>
          </w:rPr>
          <w:delText xml:space="preserve">, and </w:delText>
        </w:r>
        <w:r w:rsidR="004D1225" w:rsidDel="00C63CAB">
          <w:rPr>
            <w:rFonts w:asciiTheme="majorHAnsi" w:hAnsiTheme="majorHAnsi" w:cs="Calibri"/>
          </w:rPr>
          <w:delText>determining payment</w:delText>
        </w:r>
        <w:r w:rsidR="00F7739A" w:rsidRPr="00426BEF" w:rsidDel="00C63CAB">
          <w:rPr>
            <w:rFonts w:asciiTheme="majorHAnsi" w:hAnsiTheme="majorHAnsi" w:cs="Calibri"/>
          </w:rPr>
          <w:delText>. I will also not cover other essential elements of meetings in general, such as scheduling, note-taking, and divvying up responsibilities</w:delText>
        </w:r>
        <w:r w:rsidRPr="00426BEF" w:rsidDel="00C63CAB">
          <w:rPr>
            <w:rFonts w:asciiTheme="majorHAnsi" w:hAnsiTheme="majorHAnsi" w:cs="Calibri"/>
          </w:rPr>
          <w:delText xml:space="preserve">. </w:delText>
        </w:r>
        <w:r w:rsidR="005075AA" w:rsidRPr="00426BEF" w:rsidDel="00C63CAB">
          <w:rPr>
            <w:rFonts w:asciiTheme="majorHAnsi" w:hAnsiTheme="majorHAnsi" w:cs="Calibri"/>
          </w:rPr>
          <w:delText>These</w:delText>
        </w:r>
        <w:r w:rsidRPr="00426BEF" w:rsidDel="00C63CAB">
          <w:rPr>
            <w:rFonts w:asciiTheme="majorHAnsi" w:hAnsiTheme="majorHAnsi" w:cs="Calibri"/>
          </w:rPr>
          <w:delText xml:space="preserve"> are crucial enough to be considered </w:delText>
        </w:r>
        <w:r w:rsidR="00DC3D59" w:rsidRPr="00426BEF" w:rsidDel="00C63CAB">
          <w:rPr>
            <w:rFonts w:asciiTheme="majorHAnsi" w:hAnsiTheme="majorHAnsi" w:cs="Calibri"/>
          </w:rPr>
          <w:delText>in separate blog posts</w:delText>
        </w:r>
        <w:r w:rsidR="00AE6ADC" w:rsidRPr="00426BEF" w:rsidDel="00C63CAB">
          <w:rPr>
            <w:rFonts w:asciiTheme="majorHAnsi" w:hAnsiTheme="majorHAnsi" w:cs="Calibri"/>
          </w:rPr>
          <w:delText xml:space="preserve"> eventually</w:delText>
        </w:r>
        <w:r w:rsidRPr="00426BEF" w:rsidDel="00C63CAB">
          <w:rPr>
            <w:rFonts w:asciiTheme="majorHAnsi" w:hAnsiTheme="majorHAnsi" w:cs="Calibri"/>
          </w:rPr>
          <w:delText>.)</w:delText>
        </w:r>
      </w:del>
    </w:p>
    <w:p w14:paraId="78477423" w14:textId="77777777" w:rsidR="00C7671C" w:rsidRPr="00426BEF" w:rsidRDefault="00C7671C" w:rsidP="00CE5E24">
      <w:pPr>
        <w:contextualSpacing/>
        <w:rPr>
          <w:rFonts w:asciiTheme="majorHAnsi" w:hAnsiTheme="majorHAnsi" w:cs="Calibri"/>
        </w:rPr>
      </w:pPr>
    </w:p>
    <w:p w14:paraId="0B3352F6" w14:textId="09894BEB" w:rsidR="00C7671C" w:rsidRPr="00426BEF" w:rsidRDefault="00C7671C" w:rsidP="00CE5E24">
      <w:pPr>
        <w:contextualSpacing/>
        <w:rPr>
          <w:rFonts w:asciiTheme="majorHAnsi" w:hAnsiTheme="majorHAnsi" w:cs="Calibri"/>
          <w:b/>
          <w:bCs/>
        </w:rPr>
      </w:pPr>
      <w:r w:rsidRPr="00426BEF">
        <w:rPr>
          <w:rFonts w:asciiTheme="majorHAnsi" w:hAnsiTheme="majorHAnsi" w:cs="Calibri"/>
          <w:b/>
          <w:bCs/>
        </w:rPr>
        <w:t>What is the data?</w:t>
      </w:r>
    </w:p>
    <w:p w14:paraId="6055BF0D" w14:textId="77777777" w:rsidR="00C7671C" w:rsidRPr="00426BEF" w:rsidRDefault="00C7671C" w:rsidP="00CE5E24">
      <w:pPr>
        <w:contextualSpacing/>
        <w:rPr>
          <w:rFonts w:asciiTheme="majorHAnsi" w:hAnsiTheme="majorHAnsi" w:cs="Calibri"/>
        </w:rPr>
      </w:pPr>
    </w:p>
    <w:p w14:paraId="65D56552" w14:textId="68876EEE" w:rsidR="00C27009" w:rsidRPr="00426BEF" w:rsidRDefault="00C7671C" w:rsidP="00CE5E24">
      <w:pPr>
        <w:contextualSpacing/>
        <w:rPr>
          <w:rFonts w:asciiTheme="majorHAnsi" w:hAnsiTheme="majorHAnsi" w:cs="Calibri"/>
        </w:rPr>
      </w:pPr>
      <w:del w:id="11" w:author="Benjamin Brintz" w:date="2026-04-08T18:30:00Z" w16du:dateUtc="2026-04-08T18:30:00Z">
        <w:r>
          <w:delText>In an ideal world, the PI would request a statistical consultation during the preliminary phases of a study, before the data is collected. Though preferred, this situation requires a different approach to collect the most helpful data. Because of the additional challenges and planning needed, this scenario will not be discussed here. In practice, by the time they contact a statistician, most PIs have already collected data. Often this data comes from electronic medical records (EMR), registries, or the like.</w:delText>
        </w:r>
      </w:del>
      <w:ins w:id="12" w:author="Benjamin Brintz" w:date="2026-04-08T18:30:00Z" w16du:dateUtc="2026-04-08T18:30:00Z">
        <w:r>
          <w:t xml:space="preserve">In most situations, when a PI meets with a statistician, the data is already collected, typically from electronic medical records (EMR), registries, </w:t>
        </w:r>
        <w:commentRangeStart w:id="13"/>
        <w:r>
          <w:t>or the like</w:t>
        </w:r>
      </w:ins>
      <w:commentRangeEnd w:id="13"/>
      <w:r w:rsidR="008F56D2">
        <w:rPr>
          <w:rStyle w:val="CommentReference"/>
          <w:sz w:val="24"/>
          <w:szCs w:val="24"/>
        </w:rPr>
        <w:commentReference w:id="13"/>
      </w:r>
      <w:ins w:id="14" w:author="Benjamin Brintz" w:date="2026-04-08T18:30:00Z" w16du:dateUtc="2026-04-08T18:30:00Z">
        <w:r>
          <w:t xml:space="preserve">. In an ideal world, the PI would request a statistical </w:t>
        </w:r>
        <w:r>
          <w:lastRenderedPageBreak/>
          <w:t>consultation during the preliminary phases of a study, before the data is collected, but that scenario requires different planning and is not discussed here.</w:t>
        </w:r>
      </w:ins>
    </w:p>
    <w:p w14:paraId="50577505" w14:textId="77777777" w:rsidR="00C27009" w:rsidRPr="00426BEF" w:rsidRDefault="00C27009" w:rsidP="00CE5E24">
      <w:pPr>
        <w:contextualSpacing/>
        <w:rPr>
          <w:rFonts w:asciiTheme="majorHAnsi" w:hAnsiTheme="majorHAnsi" w:cs="Calibri"/>
        </w:rPr>
      </w:pPr>
    </w:p>
    <w:p w14:paraId="373C48B4" w14:textId="7EBDBF0E" w:rsidR="00D942B7" w:rsidRPr="00426BEF" w:rsidRDefault="00C7671C" w:rsidP="00CE5E24">
      <w:pPr>
        <w:contextualSpacing/>
        <w:rPr>
          <w:rFonts w:asciiTheme="majorHAnsi" w:hAnsiTheme="majorHAnsi" w:cs="Calibri"/>
        </w:rPr>
      </w:pPr>
      <w:r w:rsidRPr="00426BEF">
        <w:rPr>
          <w:rFonts w:asciiTheme="majorHAnsi" w:hAnsiTheme="majorHAnsi" w:cs="Calibri"/>
        </w:rPr>
        <w:t xml:space="preserve">Getting a basic understanding of the data is essential at this step. </w:t>
      </w:r>
      <w:commentRangeStart w:id="15"/>
      <w:commentRangeStart w:id="16"/>
      <w:r w:rsidRPr="00426BEF">
        <w:rPr>
          <w:rFonts w:asciiTheme="majorHAnsi" w:hAnsiTheme="majorHAnsi" w:cs="Calibri"/>
        </w:rPr>
        <w:t>Potential questions include:</w:t>
      </w:r>
      <w:commentRangeEnd w:id="15"/>
      <w:r w:rsidR="00141E5B" w:rsidRPr="00426BEF">
        <w:rPr>
          <w:rStyle w:val="CommentReference"/>
          <w:rFonts w:asciiTheme="majorHAnsi" w:hAnsiTheme="majorHAnsi" w:cs="Calibri"/>
          <w:sz w:val="24"/>
          <w:szCs w:val="24"/>
        </w:rPr>
        <w:commentReference w:id="15"/>
      </w:r>
      <w:commentRangeEnd w:id="16"/>
      <w:r w:rsidR="000662CB" w:rsidRPr="00426BEF">
        <w:rPr>
          <w:rStyle w:val="CommentReference"/>
          <w:rFonts w:asciiTheme="majorHAnsi" w:hAnsiTheme="majorHAnsi" w:cs="Calibri"/>
          <w:sz w:val="24"/>
          <w:szCs w:val="24"/>
        </w:rPr>
        <w:commentReference w:id="16"/>
      </w:r>
    </w:p>
    <w:p w14:paraId="4BBF6A82" w14:textId="163218B3" w:rsidR="00550B74"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How and when was the data collected?</w:t>
      </w:r>
    </w:p>
    <w:p w14:paraId="73235730" w14:textId="58CA9C68" w:rsidR="00C7671C"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Under what circumstances do patients enter the data?</w:t>
      </w:r>
    </w:p>
    <w:p w14:paraId="5F137ED6" w14:textId="6C3B2E92" w:rsidR="00C7671C"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How many patients</w:t>
      </w:r>
      <w:r w:rsidR="005E65CA" w:rsidRPr="00426BEF">
        <w:rPr>
          <w:rFonts w:asciiTheme="majorHAnsi" w:hAnsiTheme="majorHAnsi" w:cs="Calibri"/>
        </w:rPr>
        <w:t xml:space="preserve"> are included</w:t>
      </w:r>
      <w:r w:rsidRPr="00426BEF">
        <w:rPr>
          <w:rFonts w:asciiTheme="majorHAnsi" w:hAnsiTheme="majorHAnsi" w:cs="Calibri"/>
        </w:rPr>
        <w:t>?</w:t>
      </w:r>
    </w:p>
    <w:p w14:paraId="6B26E627" w14:textId="06847DE7" w:rsidR="00C7671C" w:rsidRPr="00426BEF" w:rsidRDefault="00C7671C" w:rsidP="00CE5E24">
      <w:pPr>
        <w:pStyle w:val="ListParagraph"/>
        <w:numPr>
          <w:ilvl w:val="0"/>
          <w:numId w:val="5"/>
        </w:numPr>
        <w:rPr>
          <w:rFonts w:asciiTheme="majorHAnsi" w:hAnsiTheme="majorHAnsi" w:cs="Calibri"/>
        </w:rPr>
      </w:pPr>
      <w:r w:rsidRPr="00426BEF">
        <w:rPr>
          <w:rFonts w:asciiTheme="majorHAnsi" w:hAnsiTheme="majorHAnsi" w:cs="Calibri"/>
        </w:rPr>
        <w:t>If the data is longitudinal, how long is the follow</w:t>
      </w:r>
      <w:ins w:id="17" w:author="Chelsea Allen" w:date="2026-04-03T16:54:00Z" w16du:dateUtc="2026-04-03T22:54:00Z">
        <w:r w:rsidR="00DF690D">
          <w:rPr>
            <w:rFonts w:asciiTheme="majorHAnsi" w:hAnsiTheme="majorHAnsi" w:cs="Calibri"/>
          </w:rPr>
          <w:t>-</w:t>
        </w:r>
      </w:ins>
      <w:r w:rsidRPr="00426BEF">
        <w:rPr>
          <w:rFonts w:asciiTheme="majorHAnsi" w:hAnsiTheme="majorHAnsi" w:cs="Calibri"/>
        </w:rPr>
        <w:t>up?</w:t>
      </w:r>
    </w:p>
    <w:p w14:paraId="73DE3EE4" w14:textId="18077720" w:rsidR="00C7671C" w:rsidRPr="00426BEF" w:rsidRDefault="001342A3" w:rsidP="00CE5E24">
      <w:pPr>
        <w:pStyle w:val="ListParagraph"/>
        <w:numPr>
          <w:ilvl w:val="0"/>
          <w:numId w:val="5"/>
        </w:numPr>
        <w:rPr>
          <w:rFonts w:asciiTheme="majorHAnsi" w:hAnsiTheme="majorHAnsi" w:cs="Calibri"/>
        </w:rPr>
      </w:pPr>
      <w:del w:id="18" w:author="Benjamin Brintz" w:date="2026-04-08T10:00:00Z" w16du:dateUtc="2026-04-08T16:00:00Z">
        <w:r w:rsidRPr="00426BEF" w:rsidDel="00A253B9">
          <w:rPr>
            <w:rFonts w:asciiTheme="majorHAnsi" w:hAnsiTheme="majorHAnsi" w:cs="Calibri"/>
          </w:rPr>
          <w:delText>If the data is longitudinal, how do we know if a</w:delText>
        </w:r>
      </w:del>
      <w:ins w:id="19" w:author="Benjamin Brintz" w:date="2026-04-08T10:00:00Z" w16du:dateUtc="2026-04-08T16:00:00Z">
        <w:r w:rsidR="00A253B9">
          <w:rPr>
            <w:rFonts w:asciiTheme="majorHAnsi" w:hAnsiTheme="majorHAnsi" w:cs="Calibri"/>
          </w:rPr>
          <w:t>Can a</w:t>
        </w:r>
      </w:ins>
      <w:r w:rsidRPr="00426BEF">
        <w:rPr>
          <w:rFonts w:asciiTheme="majorHAnsi" w:hAnsiTheme="majorHAnsi" w:cs="Calibri"/>
        </w:rPr>
        <w:t xml:space="preserve"> patient </w:t>
      </w:r>
      <w:ins w:id="20" w:author="Benjamin Brintz" w:date="2026-04-08T10:00:00Z" w16du:dateUtc="2026-04-08T16:00:00Z">
        <w:r w:rsidR="00A253B9">
          <w:rPr>
            <w:rFonts w:asciiTheme="majorHAnsi" w:hAnsiTheme="majorHAnsi" w:cs="Calibri"/>
          </w:rPr>
          <w:t>be</w:t>
        </w:r>
      </w:ins>
      <w:del w:id="21" w:author="Benjamin Brintz" w:date="2026-04-08T10:00:00Z" w16du:dateUtc="2026-04-08T16:00:00Z">
        <w:r w:rsidRPr="00426BEF" w:rsidDel="00A253B9">
          <w:rPr>
            <w:rFonts w:asciiTheme="majorHAnsi" w:hAnsiTheme="majorHAnsi" w:cs="Calibri"/>
          </w:rPr>
          <w:delText>is</w:delText>
        </w:r>
      </w:del>
      <w:r w:rsidRPr="00426BEF">
        <w:rPr>
          <w:rFonts w:asciiTheme="majorHAnsi" w:hAnsiTheme="majorHAnsi" w:cs="Calibri"/>
        </w:rPr>
        <w:t xml:space="preserve"> lost to follow</w:t>
      </w:r>
      <w:ins w:id="22" w:author="Chelsea Allen" w:date="2026-04-03T16:54:00Z" w16du:dateUtc="2026-04-03T22:54:00Z">
        <w:r w:rsidR="00DF690D">
          <w:rPr>
            <w:rFonts w:asciiTheme="majorHAnsi" w:hAnsiTheme="majorHAnsi" w:cs="Calibri"/>
          </w:rPr>
          <w:t>-</w:t>
        </w:r>
      </w:ins>
      <w:r w:rsidRPr="00426BEF">
        <w:rPr>
          <w:rFonts w:asciiTheme="majorHAnsi" w:hAnsiTheme="majorHAnsi" w:cs="Calibri"/>
        </w:rPr>
        <w:t>up?</w:t>
      </w:r>
    </w:p>
    <w:p w14:paraId="58A95AAD" w14:textId="61333BB4" w:rsidR="00DE01B5" w:rsidRPr="00426BEF" w:rsidRDefault="00722BF2" w:rsidP="00CE5E24">
      <w:pPr>
        <w:contextualSpacing/>
        <w:rPr>
          <w:rFonts w:asciiTheme="majorHAnsi" w:hAnsiTheme="majorHAnsi" w:cs="Calibri"/>
        </w:rPr>
      </w:pPr>
      <w:r w:rsidRPr="00426BEF">
        <w:rPr>
          <w:rFonts w:asciiTheme="majorHAnsi" w:hAnsiTheme="majorHAnsi" w:cs="Calibri"/>
        </w:rPr>
        <w:t>As for</w:t>
      </w:r>
      <w:r w:rsidR="00482845" w:rsidRPr="00426BEF">
        <w:rPr>
          <w:rFonts w:asciiTheme="majorHAnsi" w:hAnsiTheme="majorHAnsi" w:cs="Calibri"/>
        </w:rPr>
        <w:t xml:space="preserve"> Dr. Hypo,</w:t>
      </w:r>
      <w:r w:rsidR="006131D0" w:rsidRPr="00426BEF">
        <w:rPr>
          <w:rFonts w:asciiTheme="majorHAnsi" w:hAnsiTheme="majorHAnsi" w:cs="Calibri"/>
        </w:rPr>
        <w:t xml:space="preserve"> you learn that</w:t>
      </w:r>
      <w:r w:rsidR="00482845" w:rsidRPr="00426BEF">
        <w:rPr>
          <w:rFonts w:asciiTheme="majorHAnsi" w:hAnsiTheme="majorHAnsi" w:cs="Calibri"/>
        </w:rPr>
        <w:t xml:space="preserve"> they have pulled longitudinal EMR data, consisting of </w:t>
      </w:r>
      <w:r w:rsidR="009C69F8" w:rsidRPr="00426BEF">
        <w:rPr>
          <w:rFonts w:asciiTheme="majorHAnsi" w:hAnsiTheme="majorHAnsi" w:cs="Calibri"/>
        </w:rPr>
        <w:t xml:space="preserve">all </w:t>
      </w:r>
      <w:r w:rsidR="00482845" w:rsidRPr="00426BEF">
        <w:rPr>
          <w:rFonts w:asciiTheme="majorHAnsi" w:hAnsiTheme="majorHAnsi" w:cs="Calibri"/>
        </w:rPr>
        <w:t xml:space="preserve">patients </w:t>
      </w:r>
      <w:r w:rsidR="00D5272B" w:rsidRPr="00426BEF">
        <w:rPr>
          <w:rFonts w:asciiTheme="majorHAnsi" w:hAnsiTheme="majorHAnsi" w:cs="Calibri"/>
        </w:rPr>
        <w:t xml:space="preserve">who have </w:t>
      </w:r>
      <w:r w:rsidR="000B1080" w:rsidRPr="00426BEF">
        <w:rPr>
          <w:rFonts w:asciiTheme="majorHAnsi" w:hAnsiTheme="majorHAnsi" w:cs="Calibri"/>
        </w:rPr>
        <w:t>initiated</w:t>
      </w:r>
      <w:r w:rsidR="00D5272B" w:rsidRPr="00426BEF">
        <w:rPr>
          <w:rFonts w:asciiTheme="majorHAnsi" w:hAnsiTheme="majorHAnsi" w:cs="Calibri"/>
        </w:rPr>
        <w:t xml:space="preserve"> chemotherapy </w:t>
      </w:r>
      <w:r w:rsidR="001C3DC7" w:rsidRPr="00426BEF">
        <w:rPr>
          <w:rFonts w:asciiTheme="majorHAnsi" w:hAnsiTheme="majorHAnsi" w:cs="Calibri"/>
        </w:rPr>
        <w:t xml:space="preserve">for IG cancer </w:t>
      </w:r>
      <w:r w:rsidR="00D5272B" w:rsidRPr="00426BEF">
        <w:rPr>
          <w:rFonts w:asciiTheme="majorHAnsi" w:hAnsiTheme="majorHAnsi" w:cs="Calibri"/>
        </w:rPr>
        <w:t>at the General Hospital</w:t>
      </w:r>
      <w:r w:rsidR="000B1080" w:rsidRPr="00426BEF">
        <w:rPr>
          <w:rFonts w:asciiTheme="majorHAnsi" w:hAnsiTheme="majorHAnsi" w:cs="Calibri"/>
        </w:rPr>
        <w:t xml:space="preserve"> during the past ten years. Dr. Hypo pulled </w:t>
      </w:r>
      <w:r w:rsidR="006B16F3" w:rsidRPr="00426BEF">
        <w:rPr>
          <w:rFonts w:asciiTheme="majorHAnsi" w:hAnsiTheme="majorHAnsi" w:cs="Calibri"/>
        </w:rPr>
        <w:t xml:space="preserve">data on all </w:t>
      </w:r>
      <w:r w:rsidR="000B1080" w:rsidRPr="00426BEF">
        <w:rPr>
          <w:rFonts w:asciiTheme="majorHAnsi" w:hAnsiTheme="majorHAnsi" w:cs="Calibri"/>
        </w:rPr>
        <w:t>visits before, during, and after chemotherapy initiation</w:t>
      </w:r>
      <w:r w:rsidR="00A053EB" w:rsidRPr="00426BEF">
        <w:rPr>
          <w:rFonts w:asciiTheme="majorHAnsi" w:hAnsiTheme="majorHAnsi" w:cs="Calibri"/>
        </w:rPr>
        <w:t>, as well as</w:t>
      </w:r>
      <w:r w:rsidR="00E0229E" w:rsidRPr="00426BEF">
        <w:rPr>
          <w:rFonts w:asciiTheme="majorHAnsi" w:hAnsiTheme="majorHAnsi" w:cs="Calibri"/>
        </w:rPr>
        <w:t xml:space="preserve"> data on medication refills</w:t>
      </w:r>
      <w:r w:rsidR="000B1080" w:rsidRPr="00426BEF">
        <w:rPr>
          <w:rFonts w:asciiTheme="majorHAnsi" w:hAnsiTheme="majorHAnsi" w:cs="Calibri"/>
        </w:rPr>
        <w:t>. There are approximately five</w:t>
      </w:r>
      <w:r w:rsidR="00C24890" w:rsidRPr="00426BEF">
        <w:rPr>
          <w:rFonts w:asciiTheme="majorHAnsi" w:hAnsiTheme="majorHAnsi" w:cs="Calibri"/>
        </w:rPr>
        <w:t xml:space="preserve"> </w:t>
      </w:r>
      <w:r w:rsidR="000B1080" w:rsidRPr="00426BEF">
        <w:rPr>
          <w:rFonts w:asciiTheme="majorHAnsi" w:hAnsiTheme="majorHAnsi" w:cs="Calibri"/>
        </w:rPr>
        <w:t>hundred patients, with an average of twenty visits each</w:t>
      </w:r>
      <w:r w:rsidR="00BC5374" w:rsidRPr="00426BEF">
        <w:rPr>
          <w:rFonts w:asciiTheme="majorHAnsi" w:hAnsiTheme="majorHAnsi" w:cs="Calibri"/>
        </w:rPr>
        <w:t xml:space="preserve"> – each visit occurs at irregular intervals, with frequent visits during chemotherapy and more infrequent visits post-chemotherapy</w:t>
      </w:r>
      <w:r w:rsidR="000B1080" w:rsidRPr="00426BEF">
        <w:rPr>
          <w:rFonts w:asciiTheme="majorHAnsi" w:hAnsiTheme="majorHAnsi" w:cs="Calibri"/>
        </w:rPr>
        <w:t>.</w:t>
      </w:r>
      <w:r w:rsidR="00F4635F" w:rsidRPr="00426BEF">
        <w:rPr>
          <w:rFonts w:asciiTheme="majorHAnsi" w:hAnsiTheme="majorHAnsi" w:cs="Calibri"/>
        </w:rPr>
        <w:t xml:space="preserve"> Death information is found using </w:t>
      </w:r>
      <w:commentRangeStart w:id="23"/>
      <w:r w:rsidR="00F4635F" w:rsidRPr="00426BEF">
        <w:rPr>
          <w:rFonts w:asciiTheme="majorHAnsi" w:hAnsiTheme="majorHAnsi" w:cs="Calibri"/>
        </w:rPr>
        <w:t>EPIC</w:t>
      </w:r>
      <w:commentRangeEnd w:id="23"/>
      <w:r w:rsidR="00D5004F" w:rsidRPr="00426BEF">
        <w:rPr>
          <w:rStyle w:val="CommentReference"/>
          <w:rFonts w:asciiTheme="majorHAnsi" w:hAnsiTheme="majorHAnsi" w:cs="Calibri"/>
          <w:sz w:val="24"/>
          <w:szCs w:val="24"/>
        </w:rPr>
        <w:commentReference w:id="23"/>
      </w:r>
      <w:r w:rsidR="00F4635F" w:rsidRPr="00426BEF">
        <w:rPr>
          <w:rFonts w:asciiTheme="majorHAnsi" w:hAnsiTheme="majorHAnsi" w:cs="Calibri"/>
        </w:rPr>
        <w:t>, which sources from obituaries. A patient is lost to follow</w:t>
      </w:r>
      <w:ins w:id="24" w:author="Chelsea Allen" w:date="2026-04-03T16:55:00Z" w16du:dateUtc="2026-04-03T22:55:00Z">
        <w:r w:rsidR="00DF690D">
          <w:rPr>
            <w:rFonts w:asciiTheme="majorHAnsi" w:hAnsiTheme="majorHAnsi" w:cs="Calibri"/>
          </w:rPr>
          <w:t>-</w:t>
        </w:r>
      </w:ins>
      <w:r w:rsidR="00F4635F" w:rsidRPr="00426BEF">
        <w:rPr>
          <w:rFonts w:asciiTheme="majorHAnsi" w:hAnsiTheme="majorHAnsi" w:cs="Calibri"/>
        </w:rPr>
        <w:t xml:space="preserve">up if they stop visiting </w:t>
      </w:r>
      <w:r w:rsidR="003C0524" w:rsidRPr="00426BEF">
        <w:rPr>
          <w:rFonts w:asciiTheme="majorHAnsi" w:hAnsiTheme="majorHAnsi" w:cs="Calibri"/>
        </w:rPr>
        <w:t>the</w:t>
      </w:r>
      <w:r w:rsidR="00F4635F" w:rsidRPr="00426BEF">
        <w:rPr>
          <w:rFonts w:asciiTheme="majorHAnsi" w:hAnsiTheme="majorHAnsi" w:cs="Calibri"/>
        </w:rPr>
        <w:t xml:space="preserve"> General Hospital.</w:t>
      </w:r>
    </w:p>
    <w:p w14:paraId="19CED743" w14:textId="77777777" w:rsidR="00CE5E24" w:rsidRPr="00426BEF" w:rsidRDefault="00CE5E24" w:rsidP="00CE5E24">
      <w:pPr>
        <w:contextualSpacing/>
        <w:rPr>
          <w:rFonts w:asciiTheme="majorHAnsi" w:hAnsiTheme="majorHAnsi" w:cs="Calibri"/>
        </w:rPr>
      </w:pPr>
    </w:p>
    <w:p w14:paraId="797896CF" w14:textId="250D2E4B" w:rsidR="00D942B7" w:rsidRPr="00426BEF" w:rsidRDefault="00C27009" w:rsidP="00CE5E24">
      <w:pPr>
        <w:contextualSpacing/>
        <w:rPr>
          <w:rFonts w:asciiTheme="majorHAnsi" w:hAnsiTheme="majorHAnsi" w:cs="Calibri"/>
          <w:b/>
          <w:bCs/>
        </w:rPr>
      </w:pPr>
      <w:r w:rsidRPr="00426BEF">
        <w:rPr>
          <w:rFonts w:asciiTheme="majorHAnsi" w:hAnsiTheme="majorHAnsi" w:cs="Calibri"/>
          <w:b/>
          <w:bCs/>
        </w:rPr>
        <w:t xml:space="preserve">What are the research </w:t>
      </w:r>
      <w:commentRangeStart w:id="25"/>
      <w:r w:rsidRPr="00426BEF">
        <w:rPr>
          <w:rFonts w:asciiTheme="majorHAnsi" w:hAnsiTheme="majorHAnsi" w:cs="Calibri"/>
          <w:b/>
          <w:bCs/>
        </w:rPr>
        <w:t>questions</w:t>
      </w:r>
      <w:commentRangeEnd w:id="25"/>
      <w:r w:rsidR="00D562DC" w:rsidRPr="00426BEF">
        <w:rPr>
          <w:rStyle w:val="CommentReference"/>
          <w:rFonts w:asciiTheme="majorHAnsi" w:hAnsiTheme="majorHAnsi" w:cs="Calibri"/>
          <w:b/>
          <w:bCs/>
          <w:sz w:val="24"/>
          <w:szCs w:val="24"/>
        </w:rPr>
        <w:commentReference w:id="25"/>
      </w:r>
      <w:r w:rsidRPr="00426BEF">
        <w:rPr>
          <w:rFonts w:asciiTheme="majorHAnsi" w:hAnsiTheme="majorHAnsi" w:cs="Calibri"/>
          <w:b/>
          <w:bCs/>
        </w:rPr>
        <w:t>?</w:t>
      </w:r>
    </w:p>
    <w:p w14:paraId="655E4F59" w14:textId="042EE5F2" w:rsidR="000D644C" w:rsidRPr="00426BEF" w:rsidRDefault="000D644C" w:rsidP="00CE5E24">
      <w:pPr>
        <w:contextualSpacing/>
        <w:rPr>
          <w:rFonts w:asciiTheme="majorHAnsi" w:hAnsiTheme="majorHAnsi" w:cs="Calibri"/>
        </w:rPr>
      </w:pPr>
    </w:p>
    <w:p w14:paraId="3D297A01" w14:textId="23D31807" w:rsidR="004E2969" w:rsidRPr="00426BEF" w:rsidRDefault="00550B74" w:rsidP="00CE5E24">
      <w:pPr>
        <w:contextualSpacing/>
        <w:rPr>
          <w:rFonts w:asciiTheme="majorHAnsi" w:hAnsiTheme="majorHAnsi" w:cs="Calibri"/>
        </w:rPr>
      </w:pPr>
      <w:del w:id="26" w:author="Benjamin Brintz" w:date="2026-04-08T10:03:00Z" w16du:dateUtc="2026-04-08T16:03:00Z">
        <w:r w:rsidRPr="00426BEF" w:rsidDel="00AC23D3">
          <w:rPr>
            <w:rFonts w:asciiTheme="majorHAnsi" w:hAnsiTheme="majorHAnsi" w:cs="Calibri"/>
          </w:rPr>
          <w:delText>Although seemingly straightforward, this question very often isn’t</w:delText>
        </w:r>
      </w:del>
      <w:ins w:id="27" w:author="Benjamin Brintz" w:date="2026-04-08T10:03:00Z" w16du:dateUtc="2026-04-08T16:03:00Z">
        <w:r w:rsidR="00AC23D3">
          <w:rPr>
            <w:rFonts w:asciiTheme="majorHAnsi" w:hAnsiTheme="majorHAnsi" w:cs="Calibri"/>
          </w:rPr>
          <w:t>The research question is often not as straightforward as it seems</w:t>
        </w:r>
      </w:ins>
      <w:r w:rsidRPr="00426BEF">
        <w:rPr>
          <w:rFonts w:asciiTheme="majorHAnsi" w:hAnsiTheme="majorHAnsi" w:cs="Calibri"/>
        </w:rPr>
        <w:t>.</w:t>
      </w:r>
      <w:r w:rsidR="00C27009" w:rsidRPr="00426BEF">
        <w:rPr>
          <w:rFonts w:asciiTheme="majorHAnsi" w:hAnsiTheme="majorHAnsi" w:cs="Calibri"/>
        </w:rPr>
        <w:t xml:space="preserve"> </w:t>
      </w:r>
      <w:del w:id="28" w:author="Benjamin Brintz" w:date="2026-04-08T10:03:00Z" w16du:dateUtc="2026-04-08T16:03:00Z">
        <w:r w:rsidR="000D644C" w:rsidRPr="00426BEF" w:rsidDel="00443341">
          <w:rPr>
            <w:rFonts w:asciiTheme="majorHAnsi" w:hAnsiTheme="majorHAnsi" w:cs="Calibri"/>
          </w:rPr>
          <w:delText>Often, a</w:delText>
        </w:r>
      </w:del>
      <w:ins w:id="29" w:author="Benjamin Brintz" w:date="2026-04-08T10:03:00Z" w16du:dateUtc="2026-04-08T16:03:00Z">
        <w:r w:rsidR="00443341">
          <w:rPr>
            <w:rFonts w:asciiTheme="majorHAnsi" w:hAnsiTheme="majorHAnsi" w:cs="Calibri"/>
          </w:rPr>
          <w:t>A</w:t>
        </w:r>
      </w:ins>
      <w:r w:rsidR="000D644C" w:rsidRPr="00426BEF">
        <w:rPr>
          <w:rFonts w:asciiTheme="majorHAnsi" w:hAnsiTheme="majorHAnsi" w:cs="Calibri"/>
        </w:rPr>
        <w:t xml:space="preserve"> key question at this stage is whether the research question is predictive, associational, or causal, as </w:t>
      </w:r>
      <w:r w:rsidR="00426BEF">
        <w:rPr>
          <w:rFonts w:asciiTheme="majorHAnsi" w:hAnsiTheme="majorHAnsi" w:cs="Calibri"/>
        </w:rPr>
        <w:t>the answer can influence your modelling choices</w:t>
      </w:r>
      <w:r w:rsidR="000D644C" w:rsidRPr="00426BEF">
        <w:rPr>
          <w:rFonts w:asciiTheme="majorHAnsi" w:hAnsiTheme="majorHAnsi" w:cs="Calibri"/>
        </w:rPr>
        <w:t>.</w:t>
      </w:r>
    </w:p>
    <w:p w14:paraId="7872AE3A" w14:textId="77777777" w:rsidR="001814E7" w:rsidRPr="00426BEF" w:rsidRDefault="001814E7" w:rsidP="00CE5E24">
      <w:pPr>
        <w:contextualSpacing/>
        <w:rPr>
          <w:rFonts w:asciiTheme="majorHAnsi" w:hAnsiTheme="majorHAnsi" w:cs="Calibri"/>
        </w:rPr>
      </w:pPr>
    </w:p>
    <w:p w14:paraId="3266176F" w14:textId="1F2CDB36" w:rsidR="00D72FEE" w:rsidRPr="00426BEF" w:rsidRDefault="0098743A" w:rsidP="00CE5E24">
      <w:pPr>
        <w:contextualSpacing/>
        <w:rPr>
          <w:rFonts w:asciiTheme="majorHAnsi" w:hAnsiTheme="majorHAnsi" w:cs="Calibri"/>
        </w:rPr>
      </w:pPr>
      <w:del w:id="30" w:author="Benjamin Brintz" w:date="2026-04-08T18:30:00Z" w16du:dateUtc="2026-04-08T18:30:00Z">
        <w:r>
          <w:delText>As for Dr. Hypo, they wish to analyze the relationship between Drug A and time to cancer recurrence, which immediately implies survival analysis. After further discussion, you discover that their question is primarily associational: they want to discover whether initiation of Drug A shortly after chemotherapy is associated with a protective effect after controlling for confounders, as measured by increased time to recurrence or death.</w:delText>
        </w:r>
      </w:del>
      <w:ins w:id="31" w:author="Benjamin Brintz" w:date="2026-04-08T18:30:00Z" w16du:dateUtc="2026-04-08T18:30:00Z">
        <w:r>
          <w:t>As for Dr. Hypo, they wish to analyze the relationship between Drug A and time to cancer recurrence, which implies survival analysis. After further discussion, you discover that their question is primarily associational: they want to discover whether initiation of Drug A shortly after chemotherapy is associated with a protective effect, as measured by increased time to recurrence or death, after controlling for confounders.</w:t>
        </w:r>
      </w:ins>
      <w:commentRangeStart w:id="32"/>
      <w:commentRangeEnd w:id="32"/>
      <w:r w:rsidRPr="00426BEF">
        <w:rPr>
          <w:rStyle w:val="CommentReference"/>
          <w:rFonts w:asciiTheme="majorHAnsi" w:hAnsiTheme="majorHAnsi" w:cs="Calibri"/>
          <w:sz w:val="24"/>
          <w:szCs w:val="24"/>
        </w:rPr>
        <w:commentReference w:id="32"/>
      </w:r>
    </w:p>
    <w:p w14:paraId="21264E01" w14:textId="77777777" w:rsidR="001814E7" w:rsidRPr="00426BEF" w:rsidRDefault="001814E7" w:rsidP="00CE5E24">
      <w:pPr>
        <w:contextualSpacing/>
        <w:rPr>
          <w:rFonts w:asciiTheme="majorHAnsi" w:hAnsiTheme="majorHAnsi" w:cs="Calibri"/>
        </w:rPr>
      </w:pPr>
    </w:p>
    <w:p w14:paraId="1C83B170" w14:textId="4EAC6797" w:rsidR="0098743A" w:rsidRPr="00426BEF" w:rsidRDefault="0098743A" w:rsidP="00CE5E24">
      <w:pPr>
        <w:contextualSpacing/>
        <w:rPr>
          <w:rFonts w:asciiTheme="majorHAnsi" w:hAnsiTheme="majorHAnsi" w:cs="Calibri"/>
          <w:b/>
          <w:bCs/>
        </w:rPr>
      </w:pPr>
      <w:r w:rsidRPr="00426BEF">
        <w:rPr>
          <w:rFonts w:asciiTheme="majorHAnsi" w:hAnsiTheme="majorHAnsi" w:cs="Calibri"/>
          <w:b/>
          <w:bCs/>
        </w:rPr>
        <w:t>Can the data theoretically answer the research question?</w:t>
      </w:r>
    </w:p>
    <w:p w14:paraId="2D0D2EAE" w14:textId="2B81FD77" w:rsidR="000D644C" w:rsidRPr="00426BEF" w:rsidRDefault="000D644C" w:rsidP="00CE5E24">
      <w:pPr>
        <w:contextualSpacing/>
        <w:rPr>
          <w:rFonts w:asciiTheme="majorHAnsi" w:hAnsiTheme="majorHAnsi" w:cs="Calibri"/>
        </w:rPr>
      </w:pPr>
    </w:p>
    <w:p w14:paraId="1FA8E532" w14:textId="098A15BB" w:rsidR="0098743A" w:rsidRPr="00426BEF" w:rsidRDefault="0098743A" w:rsidP="00CE5E24">
      <w:pPr>
        <w:contextualSpacing/>
        <w:rPr>
          <w:rFonts w:asciiTheme="majorHAnsi" w:hAnsiTheme="majorHAnsi" w:cs="Calibri"/>
        </w:rPr>
      </w:pPr>
      <w:del w:id="33" w:author="Benjamin Brintz" w:date="2026-04-08T18:30:00Z" w16du:dateUtc="2026-04-08T18:30:00Z">
        <w:r>
          <w:lastRenderedPageBreak/>
          <w:delText>Before thinking seriously of a statistical model and getting into the data details, you should ask yourself this simple, yet often overlooked question. If the answer is negative, now is the time to obtain more data or redefine the research question.</w:delText>
        </w:r>
      </w:del>
      <w:ins w:id="34" w:author="Benjamin Brintz" w:date="2026-04-08T18:30:00Z" w16du:dateUtc="2026-04-08T18:30:00Z">
        <w:r>
          <w:t xml:space="preserve">Before thinking seriously of a statistical model and getting into the data details, you should ask yourself this simple, yet often overlooked question. If </w:t>
        </w:r>
      </w:ins>
      <w:ins w:id="35" w:author="Benjamin Brintz" w:date="2026-04-08T10:07:00Z" w16du:dateUtc="2026-04-08T16:07:00Z">
        <w:r w:rsidR="002477B8">
          <w:t xml:space="preserve">you can’t answer the </w:t>
        </w:r>
      </w:ins>
      <w:ins w:id="36" w:author="Benjamin Brintz" w:date="2026-04-08T10:08:00Z" w16du:dateUtc="2026-04-08T16:08:00Z">
        <w:r w:rsidR="002477B8">
          <w:t>research question with the data</w:t>
        </w:r>
      </w:ins>
      <w:ins w:id="37" w:author="Benjamin Brintz" w:date="2026-04-08T18:30:00Z" w16du:dateUtc="2026-04-08T18:30:00Z">
        <w:r>
          <w:t xml:space="preserve">, now is the time to obtain </w:t>
        </w:r>
        <w:commentRangeStart w:id="38"/>
        <w:r>
          <w:t>more</w:t>
        </w:r>
      </w:ins>
      <w:commentRangeEnd w:id="38"/>
      <w:r w:rsidR="007663FB">
        <w:rPr>
          <w:rStyle w:val="CommentReference"/>
          <w:sz w:val="24"/>
          <w:szCs w:val="24"/>
        </w:rPr>
        <w:commentReference w:id="38"/>
      </w:r>
      <w:ins w:id="39" w:author="Benjamin Brintz" w:date="2026-04-08T18:30:00Z" w16du:dateUtc="2026-04-08T18:30:00Z">
        <w:r>
          <w:t xml:space="preserve"> data or redefine the research question.</w:t>
        </w:r>
      </w:ins>
    </w:p>
    <w:p w14:paraId="2584A41B" w14:textId="77777777" w:rsidR="000D644C" w:rsidRPr="00426BEF" w:rsidRDefault="000D644C" w:rsidP="00CE5E24">
      <w:pPr>
        <w:contextualSpacing/>
        <w:rPr>
          <w:rFonts w:asciiTheme="majorHAnsi" w:hAnsiTheme="majorHAnsi" w:cs="Calibri"/>
        </w:rPr>
      </w:pPr>
    </w:p>
    <w:p w14:paraId="4FA0101D" w14:textId="16DDCA42" w:rsidR="0098743A" w:rsidRPr="00426BEF" w:rsidRDefault="0098743A" w:rsidP="001B0BC9">
      <w:pPr>
        <w:contextualSpacing/>
        <w:rPr>
          <w:rFonts w:asciiTheme="majorHAnsi" w:hAnsiTheme="majorHAnsi" w:cs="Calibri"/>
        </w:rPr>
      </w:pPr>
      <w:r w:rsidRPr="00426BEF">
        <w:rPr>
          <w:rFonts w:asciiTheme="majorHAnsi" w:hAnsiTheme="majorHAnsi" w:cs="Calibri"/>
        </w:rPr>
        <w:t>Returning to Dr. Hypo, after some questioning, you discover</w:t>
      </w:r>
      <w:r w:rsidR="007A001B" w:rsidRPr="00426BEF">
        <w:rPr>
          <w:rFonts w:asciiTheme="majorHAnsi" w:hAnsiTheme="majorHAnsi" w:cs="Calibri"/>
        </w:rPr>
        <w:t xml:space="preserve"> that due to treatment protocols at the General Hospital, every single IG cancer patient who initiated chemotherapy was prescribed Drug A afterwards! With no control group, </w:t>
      </w:r>
      <w:r w:rsidR="0072793D" w:rsidRPr="00426BEF">
        <w:rPr>
          <w:rFonts w:asciiTheme="majorHAnsi" w:hAnsiTheme="majorHAnsi" w:cs="Calibri"/>
        </w:rPr>
        <w:t>you cannot answer the research question as posed</w:t>
      </w:r>
      <w:r w:rsidRPr="00426BEF">
        <w:rPr>
          <w:rFonts w:asciiTheme="majorHAnsi" w:hAnsiTheme="majorHAnsi" w:cs="Calibri"/>
        </w:rPr>
        <w:t xml:space="preserve">. You give </w:t>
      </w:r>
      <w:r w:rsidR="0072793D" w:rsidRPr="00426BEF">
        <w:rPr>
          <w:rFonts w:asciiTheme="majorHAnsi" w:hAnsiTheme="majorHAnsi" w:cs="Calibri"/>
        </w:rPr>
        <w:t>Dr. Hypo</w:t>
      </w:r>
      <w:r w:rsidRPr="00426BEF">
        <w:rPr>
          <w:rFonts w:asciiTheme="majorHAnsi" w:hAnsiTheme="majorHAnsi" w:cs="Calibri"/>
        </w:rPr>
        <w:t xml:space="preserve"> two options: either </w:t>
      </w:r>
      <w:r w:rsidR="007A001B" w:rsidRPr="00426BEF">
        <w:rPr>
          <w:rFonts w:asciiTheme="majorHAnsi" w:hAnsiTheme="majorHAnsi" w:cs="Calibri"/>
        </w:rPr>
        <w:t xml:space="preserve">expand the research population to include patients who didn’t initiate Drug A, perhaps by merging data from a different hospital, or change the research </w:t>
      </w:r>
      <w:r w:rsidR="001B0BC9" w:rsidRPr="00426BEF">
        <w:rPr>
          <w:rFonts w:asciiTheme="majorHAnsi" w:hAnsiTheme="majorHAnsi" w:cs="Calibri"/>
        </w:rPr>
        <w:t xml:space="preserve">question, perhaps by studying Drug B instead. </w:t>
      </w:r>
      <w:commentRangeStart w:id="40"/>
      <w:r w:rsidR="001B0BC9" w:rsidRPr="00426BEF">
        <w:rPr>
          <w:rFonts w:asciiTheme="majorHAnsi" w:hAnsiTheme="majorHAnsi" w:cs="Calibri"/>
        </w:rPr>
        <w:t>After some discussion, Dr. Hypo agrees to change the drug of interest to Drug B.</w:t>
      </w:r>
      <w:r w:rsidR="00683F37" w:rsidRPr="00426BEF">
        <w:rPr>
          <w:rFonts w:asciiTheme="majorHAnsi" w:hAnsiTheme="majorHAnsi" w:cs="Calibri"/>
        </w:rPr>
        <w:t xml:space="preserve"> </w:t>
      </w:r>
      <w:commentRangeStart w:id="41"/>
      <w:commentRangeStart w:id="42"/>
      <w:commentRangeEnd w:id="40"/>
      <w:r w:rsidR="00141E5B" w:rsidRPr="00426BEF">
        <w:rPr>
          <w:rStyle w:val="CommentReference"/>
          <w:rFonts w:asciiTheme="majorHAnsi" w:hAnsiTheme="majorHAnsi" w:cs="Calibri"/>
          <w:sz w:val="24"/>
          <w:szCs w:val="24"/>
        </w:rPr>
        <w:commentReference w:id="40"/>
      </w:r>
      <w:commentRangeEnd w:id="41"/>
      <w:r w:rsidRPr="00426BEF">
        <w:rPr>
          <w:rStyle w:val="CommentReference"/>
          <w:rFonts w:asciiTheme="majorHAnsi" w:hAnsiTheme="majorHAnsi" w:cs="Calibri"/>
          <w:sz w:val="24"/>
          <w:szCs w:val="24"/>
        </w:rPr>
        <w:commentReference w:id="41"/>
      </w:r>
      <w:commentRangeEnd w:id="42"/>
      <w:r w:rsidR="00A76463" w:rsidRPr="00426BEF">
        <w:rPr>
          <w:rStyle w:val="CommentReference"/>
          <w:rFonts w:asciiTheme="majorHAnsi" w:hAnsiTheme="majorHAnsi" w:cs="Calibri"/>
          <w:sz w:val="24"/>
          <w:szCs w:val="24"/>
        </w:rPr>
        <w:commentReference w:id="42"/>
      </w:r>
    </w:p>
    <w:p w14:paraId="7E3AB05C" w14:textId="77777777" w:rsidR="0098743A" w:rsidRPr="00426BEF" w:rsidRDefault="0098743A" w:rsidP="00CE5E24">
      <w:pPr>
        <w:contextualSpacing/>
        <w:rPr>
          <w:rFonts w:asciiTheme="majorHAnsi" w:hAnsiTheme="majorHAnsi" w:cs="Calibri"/>
        </w:rPr>
      </w:pPr>
    </w:p>
    <w:p w14:paraId="5C1B0A36" w14:textId="73788DCB" w:rsidR="001814E7" w:rsidRPr="00426BEF" w:rsidRDefault="001814E7" w:rsidP="00CE5E24">
      <w:pPr>
        <w:contextualSpacing/>
        <w:rPr>
          <w:rFonts w:asciiTheme="majorHAnsi" w:hAnsiTheme="majorHAnsi" w:cs="Calibri"/>
          <w:b/>
          <w:bCs/>
        </w:rPr>
      </w:pPr>
      <w:r w:rsidRPr="00426BEF">
        <w:rPr>
          <w:rFonts w:asciiTheme="majorHAnsi" w:hAnsiTheme="majorHAnsi" w:cs="Calibri"/>
          <w:b/>
          <w:bCs/>
        </w:rPr>
        <w:t xml:space="preserve">Which </w:t>
      </w:r>
      <w:r w:rsidR="000D644C" w:rsidRPr="00426BEF">
        <w:rPr>
          <w:rFonts w:asciiTheme="majorHAnsi" w:hAnsiTheme="majorHAnsi" w:cs="Calibri"/>
          <w:b/>
          <w:bCs/>
        </w:rPr>
        <w:t>tables</w:t>
      </w:r>
      <w:r w:rsidRPr="00426BEF">
        <w:rPr>
          <w:rFonts w:asciiTheme="majorHAnsi" w:hAnsiTheme="majorHAnsi" w:cs="Calibri"/>
          <w:b/>
          <w:bCs/>
        </w:rPr>
        <w:t>/</w:t>
      </w:r>
      <w:r w:rsidR="000D644C" w:rsidRPr="00426BEF">
        <w:rPr>
          <w:rFonts w:asciiTheme="majorHAnsi" w:hAnsiTheme="majorHAnsi" w:cs="Calibri"/>
          <w:b/>
          <w:bCs/>
        </w:rPr>
        <w:t>figures</w:t>
      </w:r>
      <w:r w:rsidRPr="00426BEF">
        <w:rPr>
          <w:rFonts w:asciiTheme="majorHAnsi" w:hAnsiTheme="majorHAnsi" w:cs="Calibri"/>
          <w:b/>
          <w:bCs/>
        </w:rPr>
        <w:t xml:space="preserve">/statistical models can help us </w:t>
      </w:r>
      <w:r w:rsidR="0096745F" w:rsidRPr="00426BEF">
        <w:rPr>
          <w:rFonts w:asciiTheme="majorHAnsi" w:hAnsiTheme="majorHAnsi" w:cs="Calibri"/>
          <w:b/>
          <w:bCs/>
        </w:rPr>
        <w:t>use the data to answer the research question?</w:t>
      </w:r>
    </w:p>
    <w:p w14:paraId="10229967" w14:textId="77777777" w:rsidR="00DF3D78" w:rsidRDefault="00DF3D78" w:rsidP="00CE5E24">
      <w:pPr>
        <w:contextualSpacing/>
        <w:rPr>
          <w:rFonts w:asciiTheme="majorHAnsi" w:hAnsiTheme="majorHAnsi" w:cs="Calibri"/>
        </w:rPr>
      </w:pPr>
    </w:p>
    <w:p w14:paraId="70A81ED1" w14:textId="67E1905E" w:rsidR="002B6837" w:rsidRPr="00426BEF" w:rsidRDefault="002B6837" w:rsidP="002B6837">
      <w:pPr>
        <w:contextualSpacing/>
        <w:rPr>
          <w:rFonts w:asciiTheme="majorHAnsi" w:hAnsiTheme="majorHAnsi" w:cs="Calibri"/>
        </w:rPr>
      </w:pPr>
      <w:r>
        <w:rPr>
          <w:rFonts w:asciiTheme="majorHAnsi" w:hAnsiTheme="majorHAnsi" w:cs="Calibri"/>
        </w:rPr>
        <w:t xml:space="preserve">The choice of statistical model is one of the key decisions that you must make. Even at this early stage, having a provisional model choice helps set expectations and </w:t>
      </w:r>
      <w:r w:rsidR="005D0213">
        <w:rPr>
          <w:rFonts w:asciiTheme="majorHAnsi" w:hAnsiTheme="majorHAnsi" w:cs="Calibri"/>
        </w:rPr>
        <w:t>scope for the project.</w:t>
      </w:r>
    </w:p>
    <w:p w14:paraId="3AA896A6" w14:textId="77777777" w:rsidR="002B6837" w:rsidRDefault="002B6837" w:rsidP="00CE5E24">
      <w:pPr>
        <w:contextualSpacing/>
        <w:rPr>
          <w:rFonts w:asciiTheme="majorHAnsi" w:hAnsiTheme="majorHAnsi" w:cs="Calibri"/>
        </w:rPr>
      </w:pPr>
    </w:p>
    <w:p w14:paraId="2DDB34F9" w14:textId="6B317790" w:rsidR="002B6837" w:rsidRPr="00426BEF" w:rsidRDefault="00DF3D78" w:rsidP="00DF3D78">
      <w:pPr>
        <w:contextualSpacing/>
        <w:rPr>
          <w:rFonts w:asciiTheme="majorHAnsi" w:hAnsiTheme="majorHAnsi" w:cs="Calibri"/>
        </w:rPr>
      </w:pPr>
      <w:r>
        <w:rPr>
          <w:rFonts w:asciiTheme="majorHAnsi" w:hAnsiTheme="majorHAnsi" w:cs="Calibri"/>
        </w:rPr>
        <w:t>A</w:t>
      </w:r>
      <w:r w:rsidRPr="00426BEF">
        <w:rPr>
          <w:rFonts w:asciiTheme="majorHAnsi" w:hAnsiTheme="majorHAnsi" w:cs="Calibri"/>
        </w:rPr>
        <w:t>lways remember the power of descriptive statistics</w:t>
      </w:r>
      <w:ins w:id="43" w:author="Benjamin Brintz" w:date="2026-04-08T10:12:00Z" w16du:dateUtc="2026-04-08T16:12:00Z">
        <w:r w:rsidR="006B2DC2">
          <w:rPr>
            <w:rFonts w:asciiTheme="majorHAnsi" w:hAnsiTheme="majorHAnsi" w:cs="Calibri"/>
          </w:rPr>
          <w:t xml:space="preserve"> and visualizations</w:t>
        </w:r>
      </w:ins>
      <w:r w:rsidR="004E4295">
        <w:rPr>
          <w:rFonts w:asciiTheme="majorHAnsi" w:hAnsiTheme="majorHAnsi" w:cs="Calibri"/>
        </w:rPr>
        <w:t>:</w:t>
      </w:r>
      <w:r w:rsidR="00CD2D96">
        <w:rPr>
          <w:rFonts w:asciiTheme="majorHAnsi" w:hAnsiTheme="majorHAnsi" w:cs="Calibri"/>
        </w:rPr>
        <w:t xml:space="preserve"> </w:t>
      </w:r>
      <w:r w:rsidR="004E4295">
        <w:rPr>
          <w:rFonts w:asciiTheme="majorHAnsi" w:hAnsiTheme="majorHAnsi" w:cs="Calibri"/>
        </w:rPr>
        <w:t>m</w:t>
      </w:r>
      <w:r w:rsidRPr="00426BEF">
        <w:rPr>
          <w:rFonts w:asciiTheme="majorHAnsi" w:hAnsiTheme="majorHAnsi" w:cs="Calibri"/>
        </w:rPr>
        <w:t xml:space="preserve">eans/SDs/event rates </w:t>
      </w:r>
      <w:ins w:id="44" w:author="Benjamin Brintz" w:date="2026-04-08T10:12:00Z" w16du:dateUtc="2026-04-08T16:12:00Z">
        <w:r w:rsidR="006B2DC2">
          <w:rPr>
            <w:rFonts w:asciiTheme="majorHAnsi" w:hAnsiTheme="majorHAnsi" w:cs="Calibri"/>
          </w:rPr>
          <w:t xml:space="preserve">(e.g. </w:t>
        </w:r>
      </w:ins>
      <w:del w:id="45" w:author="Benjamin Brintz" w:date="2026-04-08T10:12:00Z" w16du:dateUtc="2026-04-08T16:12:00Z">
        <w:r w:rsidRPr="00426BEF" w:rsidDel="006B2DC2">
          <w:rPr>
            <w:rFonts w:asciiTheme="majorHAnsi" w:hAnsiTheme="majorHAnsi" w:cs="Calibri"/>
          </w:rPr>
          <w:delText xml:space="preserve">a la </w:delText>
        </w:r>
      </w:del>
      <w:r w:rsidRPr="00426BEF">
        <w:rPr>
          <w:rFonts w:asciiTheme="majorHAnsi" w:hAnsiTheme="majorHAnsi" w:cs="Calibri"/>
        </w:rPr>
        <w:t>Table 1</w:t>
      </w:r>
      <w:ins w:id="46" w:author="Benjamin Brintz" w:date="2026-04-08T10:12:00Z" w16du:dateUtc="2026-04-08T16:12:00Z">
        <w:r w:rsidR="006B2DC2">
          <w:rPr>
            <w:rFonts w:asciiTheme="majorHAnsi" w:hAnsiTheme="majorHAnsi" w:cs="Calibri"/>
          </w:rPr>
          <w:t>)</w:t>
        </w:r>
      </w:ins>
      <w:r w:rsidRPr="00426BEF">
        <w:rPr>
          <w:rFonts w:asciiTheme="majorHAnsi" w:hAnsiTheme="majorHAnsi" w:cs="Calibri"/>
        </w:rPr>
        <w:t xml:space="preserve">, histograms, </w:t>
      </w:r>
      <w:r w:rsidR="00890C87">
        <w:rPr>
          <w:rFonts w:asciiTheme="majorHAnsi" w:hAnsiTheme="majorHAnsi" w:cs="Calibri"/>
        </w:rPr>
        <w:t>correlation plots, and spaghetti plots</w:t>
      </w:r>
      <w:r w:rsidR="001636B6">
        <w:rPr>
          <w:rFonts w:asciiTheme="majorHAnsi" w:hAnsiTheme="majorHAnsi" w:cs="Calibri"/>
        </w:rPr>
        <w:t>. These</w:t>
      </w:r>
      <w:r w:rsidRPr="00426BEF">
        <w:rPr>
          <w:rFonts w:asciiTheme="majorHAnsi" w:hAnsiTheme="majorHAnsi" w:cs="Calibri"/>
        </w:rPr>
        <w:t xml:space="preserve"> can be as </w:t>
      </w:r>
      <w:commentRangeStart w:id="47"/>
      <w:r w:rsidRPr="00426BEF">
        <w:rPr>
          <w:rFonts w:asciiTheme="majorHAnsi" w:hAnsiTheme="majorHAnsi" w:cs="Calibri"/>
        </w:rPr>
        <w:t xml:space="preserve">convincing as a sophisticated </w:t>
      </w:r>
      <w:r w:rsidR="00FE2C30">
        <w:rPr>
          <w:rFonts w:asciiTheme="majorHAnsi" w:hAnsiTheme="majorHAnsi" w:cs="Calibri"/>
        </w:rPr>
        <w:t>analysis</w:t>
      </w:r>
      <w:commentRangeEnd w:id="47"/>
      <w:r w:rsidR="008B51C7" w:rsidRPr="00426BEF">
        <w:rPr>
          <w:rStyle w:val="CommentReference"/>
          <w:rFonts w:asciiTheme="majorHAnsi" w:hAnsiTheme="majorHAnsi" w:cs="Calibri"/>
          <w:sz w:val="24"/>
          <w:szCs w:val="24"/>
        </w:rPr>
        <w:commentReference w:id="47"/>
      </w:r>
      <w:del w:id="48" w:author="Benjamin Brintz" w:date="2026-04-08T10:12:00Z" w16du:dateUtc="2026-04-08T16:12:00Z">
        <w:r w:rsidRPr="00426BEF" w:rsidDel="006B2DC2">
          <w:rPr>
            <w:rFonts w:asciiTheme="majorHAnsi" w:hAnsiTheme="majorHAnsi" w:cs="Calibri"/>
          </w:rPr>
          <w:delText>,</w:delText>
        </w:r>
      </w:del>
      <w:r w:rsidRPr="00426BEF">
        <w:rPr>
          <w:rFonts w:asciiTheme="majorHAnsi" w:hAnsiTheme="majorHAnsi" w:cs="Calibri"/>
        </w:rPr>
        <w:t xml:space="preserve"> and </w:t>
      </w:r>
      <w:r w:rsidR="008D76E3">
        <w:rPr>
          <w:rFonts w:asciiTheme="majorHAnsi" w:hAnsiTheme="majorHAnsi" w:cs="Calibri"/>
        </w:rPr>
        <w:t xml:space="preserve">will inform </w:t>
      </w:r>
      <w:r w:rsidR="006768C5">
        <w:rPr>
          <w:rFonts w:asciiTheme="majorHAnsi" w:hAnsiTheme="majorHAnsi" w:cs="Calibri"/>
        </w:rPr>
        <w:t>your</w:t>
      </w:r>
      <w:r w:rsidR="008D76E3">
        <w:rPr>
          <w:rFonts w:asciiTheme="majorHAnsi" w:hAnsiTheme="majorHAnsi" w:cs="Calibri"/>
        </w:rPr>
        <w:t xml:space="preserve"> final model choice.</w:t>
      </w:r>
    </w:p>
    <w:p w14:paraId="0258726A" w14:textId="77777777" w:rsidR="00DF3D78" w:rsidRDefault="00DF3D78" w:rsidP="00CE5E24">
      <w:pPr>
        <w:contextualSpacing/>
        <w:rPr>
          <w:rFonts w:asciiTheme="majorHAnsi" w:hAnsiTheme="majorHAnsi" w:cs="Calibri"/>
        </w:rPr>
      </w:pPr>
    </w:p>
    <w:p w14:paraId="1F114F42" w14:textId="5AD0C46F" w:rsidR="00172DFC" w:rsidRPr="00426BEF" w:rsidRDefault="0096745F" w:rsidP="00CE5E24">
      <w:pPr>
        <w:contextualSpacing/>
        <w:rPr>
          <w:rFonts w:asciiTheme="majorHAnsi" w:hAnsiTheme="majorHAnsi" w:cs="Calibri"/>
        </w:rPr>
      </w:pPr>
      <w:r w:rsidRPr="00426BEF">
        <w:rPr>
          <w:rFonts w:asciiTheme="majorHAnsi" w:hAnsiTheme="majorHAnsi" w:cs="Calibri"/>
        </w:rPr>
        <w:t>A key suggestion</w:t>
      </w:r>
      <w:del w:id="49" w:author="Chelsea Allen" w:date="2026-04-03T17:12:00Z" w16du:dateUtc="2026-04-03T23:12:00Z">
        <w:r w:rsidRPr="00426BEF" w:rsidDel="00141E5B">
          <w:rPr>
            <w:rFonts w:asciiTheme="majorHAnsi" w:hAnsiTheme="majorHAnsi" w:cs="Calibri"/>
          </w:rPr>
          <w:delText xml:space="preserve"> (‘maxim’ is too strong) is the following</w:delText>
        </w:r>
      </w:del>
      <w:r w:rsidRPr="00426BEF">
        <w:rPr>
          <w:rFonts w:asciiTheme="majorHAnsi" w:hAnsiTheme="majorHAnsi" w:cs="Calibri"/>
        </w:rPr>
        <w:t xml:space="preserve">: </w:t>
      </w:r>
      <w:commentRangeStart w:id="50"/>
      <w:r w:rsidRPr="00426BEF">
        <w:rPr>
          <w:rFonts w:asciiTheme="majorHAnsi" w:hAnsiTheme="majorHAnsi" w:cs="Calibri"/>
        </w:rPr>
        <w:t>us</w:t>
      </w:r>
      <w:ins w:id="51" w:author="Chelsea Allen" w:date="2026-04-03T17:12:00Z" w16du:dateUtc="2026-04-03T23:12:00Z">
        <w:r w:rsidR="00141E5B">
          <w:rPr>
            <w:rFonts w:asciiTheme="majorHAnsi" w:hAnsiTheme="majorHAnsi" w:cs="Calibri"/>
          </w:rPr>
          <w:t>e</w:t>
        </w:r>
      </w:ins>
      <w:del w:id="52" w:author="Chelsea Allen" w:date="2026-04-03T17:12:00Z" w16du:dateUtc="2026-04-03T23:12:00Z">
        <w:r w:rsidRPr="00426BEF" w:rsidDel="00141E5B">
          <w:rPr>
            <w:rFonts w:asciiTheme="majorHAnsi" w:hAnsiTheme="majorHAnsi" w:cs="Calibri"/>
          </w:rPr>
          <w:delText>ing</w:delText>
        </w:r>
      </w:del>
      <w:r w:rsidRPr="00426BEF">
        <w:rPr>
          <w:rFonts w:asciiTheme="majorHAnsi" w:hAnsiTheme="majorHAnsi" w:cs="Calibri"/>
        </w:rPr>
        <w:t xml:space="preserve"> as much relevant data as possible, answer as many </w:t>
      </w:r>
      <w:r w:rsidR="008B54B9" w:rsidRPr="00426BEF">
        <w:rPr>
          <w:rFonts w:asciiTheme="majorHAnsi" w:hAnsiTheme="majorHAnsi" w:cs="Calibri"/>
        </w:rPr>
        <w:t xml:space="preserve">and the most important </w:t>
      </w:r>
      <w:r w:rsidRPr="00426BEF">
        <w:rPr>
          <w:rFonts w:asciiTheme="majorHAnsi" w:hAnsiTheme="majorHAnsi" w:cs="Calibri"/>
        </w:rPr>
        <w:t>research questions</w:t>
      </w:r>
      <w:r w:rsidR="005233FF" w:rsidRPr="00426BEF">
        <w:rPr>
          <w:rFonts w:asciiTheme="majorHAnsi" w:hAnsiTheme="majorHAnsi" w:cs="Calibri"/>
        </w:rPr>
        <w:t xml:space="preserve"> </w:t>
      </w:r>
      <w:r w:rsidR="00326AC9" w:rsidRPr="00426BEF">
        <w:rPr>
          <w:rFonts w:asciiTheme="majorHAnsi" w:hAnsiTheme="majorHAnsi" w:cs="Calibri"/>
        </w:rPr>
        <w:t xml:space="preserve">possible </w:t>
      </w:r>
      <w:r w:rsidRPr="00426BEF">
        <w:rPr>
          <w:rFonts w:asciiTheme="majorHAnsi" w:hAnsiTheme="majorHAnsi" w:cs="Calibri"/>
        </w:rPr>
        <w:t xml:space="preserve">using the simplest </w:t>
      </w:r>
      <w:commentRangeStart w:id="53"/>
      <w:r w:rsidRPr="00426BEF">
        <w:rPr>
          <w:rFonts w:asciiTheme="majorHAnsi" w:hAnsiTheme="majorHAnsi" w:cs="Calibri"/>
        </w:rPr>
        <w:t>method</w:t>
      </w:r>
      <w:commentRangeEnd w:id="53"/>
      <w:r w:rsidR="00896CCA" w:rsidRPr="00426BEF">
        <w:rPr>
          <w:rStyle w:val="CommentReference"/>
          <w:rFonts w:asciiTheme="majorHAnsi" w:hAnsiTheme="majorHAnsi" w:cs="Calibri"/>
          <w:sz w:val="24"/>
          <w:szCs w:val="24"/>
        </w:rPr>
        <w:commentReference w:id="53"/>
      </w:r>
      <w:r w:rsidRPr="00426BEF">
        <w:rPr>
          <w:rFonts w:asciiTheme="majorHAnsi" w:hAnsiTheme="majorHAnsi" w:cs="Calibri"/>
        </w:rPr>
        <w:t xml:space="preserve"> possible</w:t>
      </w:r>
      <w:commentRangeEnd w:id="50"/>
      <w:r w:rsidR="00141E5B" w:rsidRPr="00426BEF">
        <w:rPr>
          <w:rStyle w:val="CommentReference"/>
          <w:rFonts w:asciiTheme="majorHAnsi" w:hAnsiTheme="majorHAnsi" w:cs="Calibri"/>
          <w:sz w:val="24"/>
          <w:szCs w:val="24"/>
        </w:rPr>
        <w:commentReference w:id="50"/>
      </w:r>
      <w:r w:rsidRPr="00426BEF">
        <w:rPr>
          <w:rFonts w:asciiTheme="majorHAnsi" w:hAnsiTheme="majorHAnsi" w:cs="Calibri"/>
        </w:rPr>
        <w:t>.</w:t>
      </w:r>
      <w:r w:rsidR="0050092E">
        <w:rPr>
          <w:rFonts w:asciiTheme="majorHAnsi" w:hAnsiTheme="majorHAnsi" w:cs="Calibri"/>
        </w:rPr>
        <w:t xml:space="preserve"> </w:t>
      </w:r>
      <w:r w:rsidR="00700585" w:rsidRPr="00426BEF">
        <w:rPr>
          <w:rFonts w:asciiTheme="majorHAnsi" w:hAnsiTheme="majorHAnsi" w:cs="Calibri"/>
        </w:rPr>
        <w:t>Answering as many important research questions as possible is a given. Including more relevant data improves statistical power and often generalizability</w:t>
      </w:r>
      <w:r w:rsidR="00114939" w:rsidRPr="00426BEF">
        <w:rPr>
          <w:rFonts w:asciiTheme="majorHAnsi" w:hAnsiTheme="majorHAnsi" w:cs="Calibri"/>
        </w:rPr>
        <w:t xml:space="preserve">. </w:t>
      </w:r>
      <w:commentRangeStart w:id="54"/>
      <w:r w:rsidR="00A21912" w:rsidRPr="00426BEF">
        <w:rPr>
          <w:rFonts w:asciiTheme="majorHAnsi" w:hAnsiTheme="majorHAnsi" w:cs="Calibri"/>
        </w:rPr>
        <w:t>S</w:t>
      </w:r>
      <w:r w:rsidR="00700585" w:rsidRPr="00426BEF">
        <w:rPr>
          <w:rFonts w:asciiTheme="majorHAnsi" w:hAnsiTheme="majorHAnsi" w:cs="Calibri"/>
        </w:rPr>
        <w:t>implicity</w:t>
      </w:r>
      <w:commentRangeEnd w:id="54"/>
      <w:r w:rsidR="00750476" w:rsidRPr="00426BEF">
        <w:rPr>
          <w:rStyle w:val="CommentReference"/>
          <w:rFonts w:asciiTheme="majorHAnsi" w:hAnsiTheme="majorHAnsi" w:cs="Calibri"/>
          <w:sz w:val="24"/>
          <w:szCs w:val="24"/>
        </w:rPr>
        <w:commentReference w:id="54"/>
      </w:r>
      <w:r w:rsidR="00700585" w:rsidRPr="00426BEF">
        <w:rPr>
          <w:rFonts w:asciiTheme="majorHAnsi" w:hAnsiTheme="majorHAnsi" w:cs="Calibri"/>
        </w:rPr>
        <w:t xml:space="preserve"> </w:t>
      </w:r>
      <w:r w:rsidR="00A21912" w:rsidRPr="00426BEF">
        <w:rPr>
          <w:rFonts w:asciiTheme="majorHAnsi" w:hAnsiTheme="majorHAnsi" w:cs="Calibri"/>
        </w:rPr>
        <w:t xml:space="preserve">has many benefits: it </w:t>
      </w:r>
      <w:r w:rsidR="00700585" w:rsidRPr="00426BEF">
        <w:rPr>
          <w:rFonts w:asciiTheme="majorHAnsi" w:hAnsiTheme="majorHAnsi" w:cs="Calibri"/>
        </w:rPr>
        <w:t xml:space="preserve">often saves time and effort, </w:t>
      </w:r>
      <w:del w:id="55" w:author="Chelsea Allen" w:date="2026-04-03T17:15:00Z" w16du:dateUtc="2026-04-03T23:15:00Z">
        <w:r w:rsidR="00A21912" w:rsidRPr="00426BEF" w:rsidDel="00383291">
          <w:rPr>
            <w:rFonts w:asciiTheme="majorHAnsi" w:hAnsiTheme="majorHAnsi" w:cs="Calibri"/>
          </w:rPr>
          <w:delText xml:space="preserve">and it often </w:delText>
        </w:r>
        <w:r w:rsidR="00700585" w:rsidRPr="00426BEF" w:rsidDel="00383291">
          <w:rPr>
            <w:rFonts w:asciiTheme="majorHAnsi" w:hAnsiTheme="majorHAnsi" w:cs="Calibri"/>
          </w:rPr>
          <w:delText xml:space="preserve">making </w:delText>
        </w:r>
      </w:del>
      <w:ins w:id="56" w:author="Chelsea Allen" w:date="2026-04-03T17:15:00Z" w16du:dateUtc="2026-04-03T23:15:00Z">
        <w:r w:rsidR="00383291">
          <w:rPr>
            <w:rFonts w:asciiTheme="majorHAnsi" w:hAnsiTheme="majorHAnsi" w:cs="Calibri"/>
          </w:rPr>
          <w:t xml:space="preserve">makes </w:t>
        </w:r>
      </w:ins>
      <w:r w:rsidR="00700585" w:rsidRPr="00426BEF">
        <w:rPr>
          <w:rFonts w:asciiTheme="majorHAnsi" w:hAnsiTheme="majorHAnsi" w:cs="Calibri"/>
        </w:rPr>
        <w:t>the results more robust to misspecification and mistakes</w:t>
      </w:r>
      <w:r w:rsidR="00A21912" w:rsidRPr="00426BEF">
        <w:rPr>
          <w:rFonts w:asciiTheme="majorHAnsi" w:hAnsiTheme="majorHAnsi" w:cs="Calibri"/>
        </w:rPr>
        <w:t xml:space="preserve">, and </w:t>
      </w:r>
      <w:del w:id="57" w:author="Chelsea Allen" w:date="2026-04-03T17:16:00Z" w16du:dateUtc="2026-04-03T23:16:00Z">
        <w:r w:rsidR="00A21912" w:rsidRPr="00426BEF" w:rsidDel="00383291">
          <w:rPr>
            <w:rFonts w:asciiTheme="majorHAnsi" w:hAnsiTheme="majorHAnsi" w:cs="Calibri"/>
          </w:rPr>
          <w:delText xml:space="preserve">it often </w:delText>
        </w:r>
      </w:del>
      <w:r w:rsidR="00A21912" w:rsidRPr="00426BEF">
        <w:rPr>
          <w:rFonts w:asciiTheme="majorHAnsi" w:hAnsiTheme="majorHAnsi" w:cs="Calibri"/>
        </w:rPr>
        <w:t xml:space="preserve">helps the PI </w:t>
      </w:r>
      <w:ins w:id="58" w:author="Chelsea Allen" w:date="2026-04-03T17:16:00Z" w16du:dateUtc="2026-04-03T23:16:00Z">
        <w:r w:rsidR="00383291">
          <w:rPr>
            <w:rFonts w:asciiTheme="majorHAnsi" w:hAnsiTheme="majorHAnsi" w:cs="Calibri"/>
          </w:rPr>
          <w:t xml:space="preserve">(and later, reviewers) </w:t>
        </w:r>
      </w:ins>
      <w:r w:rsidR="00A21912" w:rsidRPr="00426BEF">
        <w:rPr>
          <w:rFonts w:asciiTheme="majorHAnsi" w:hAnsiTheme="majorHAnsi" w:cs="Calibri"/>
        </w:rPr>
        <w:t>accept the method</w:t>
      </w:r>
      <w:r w:rsidR="00070368" w:rsidRPr="00426BEF">
        <w:rPr>
          <w:rFonts w:asciiTheme="majorHAnsi" w:hAnsiTheme="majorHAnsi" w:cs="Calibri"/>
        </w:rPr>
        <w:t>’s</w:t>
      </w:r>
      <w:r w:rsidR="00A21912" w:rsidRPr="00426BEF">
        <w:rPr>
          <w:rFonts w:asciiTheme="majorHAnsi" w:hAnsiTheme="majorHAnsi" w:cs="Calibri"/>
        </w:rPr>
        <w:t xml:space="preserve"> </w:t>
      </w:r>
      <w:r w:rsidR="00070368" w:rsidRPr="00426BEF">
        <w:rPr>
          <w:rFonts w:asciiTheme="majorHAnsi" w:hAnsiTheme="majorHAnsi" w:cs="Calibri"/>
        </w:rPr>
        <w:t>legitimacy</w:t>
      </w:r>
      <w:r w:rsidR="00A21912" w:rsidRPr="00426BEF">
        <w:rPr>
          <w:rFonts w:asciiTheme="majorHAnsi" w:hAnsiTheme="majorHAnsi" w:cs="Calibri"/>
        </w:rPr>
        <w:t>.</w:t>
      </w:r>
      <w:commentRangeStart w:id="59"/>
      <w:commentRangeEnd w:id="59"/>
      <w:r w:rsidRPr="00426BEF">
        <w:rPr>
          <w:rStyle w:val="CommentReference"/>
          <w:rFonts w:asciiTheme="majorHAnsi" w:hAnsiTheme="majorHAnsi" w:cs="Calibri"/>
          <w:sz w:val="24"/>
          <w:szCs w:val="24"/>
        </w:rPr>
        <w:commentReference w:id="59"/>
      </w:r>
    </w:p>
    <w:p w14:paraId="6AE90753" w14:textId="77777777" w:rsidR="00172DFC" w:rsidRPr="00426BEF" w:rsidRDefault="00172DFC" w:rsidP="00CE5E24">
      <w:pPr>
        <w:contextualSpacing/>
        <w:rPr>
          <w:rFonts w:asciiTheme="majorHAnsi" w:hAnsiTheme="majorHAnsi" w:cs="Calibri"/>
        </w:rPr>
      </w:pPr>
    </w:p>
    <w:p w14:paraId="55B383C1" w14:textId="32D4625D" w:rsidR="001814E7" w:rsidRPr="00426BEF" w:rsidRDefault="00700585" w:rsidP="00CE5E24">
      <w:pPr>
        <w:contextualSpacing/>
        <w:rPr>
          <w:rFonts w:asciiTheme="majorHAnsi" w:hAnsiTheme="majorHAnsi" w:cs="Calibri"/>
        </w:rPr>
      </w:pPr>
      <w:r w:rsidRPr="00426BEF">
        <w:rPr>
          <w:rFonts w:asciiTheme="majorHAnsi" w:hAnsiTheme="majorHAnsi" w:cs="Calibri"/>
        </w:rPr>
        <w:t xml:space="preserve">As previously mentioned, the </w:t>
      </w:r>
      <w:r w:rsidR="001814E7" w:rsidRPr="00426BEF">
        <w:rPr>
          <w:rFonts w:asciiTheme="majorHAnsi" w:hAnsiTheme="majorHAnsi" w:cs="Calibri"/>
        </w:rPr>
        <w:t>possible objectives</w:t>
      </w:r>
      <w:r w:rsidRPr="00426BEF">
        <w:rPr>
          <w:rFonts w:asciiTheme="majorHAnsi" w:hAnsiTheme="majorHAnsi" w:cs="Calibri"/>
        </w:rPr>
        <w:t xml:space="preserve"> (prediction, association, causality)</w:t>
      </w:r>
      <w:r w:rsidR="00442960" w:rsidRPr="00426BEF">
        <w:rPr>
          <w:rFonts w:asciiTheme="majorHAnsi" w:hAnsiTheme="majorHAnsi" w:cs="Calibri"/>
        </w:rPr>
        <w:t xml:space="preserve"> also</w:t>
      </w:r>
      <w:r w:rsidR="001814E7" w:rsidRPr="00426BEF">
        <w:rPr>
          <w:rFonts w:asciiTheme="majorHAnsi" w:hAnsiTheme="majorHAnsi" w:cs="Calibri"/>
        </w:rPr>
        <w:t xml:space="preserve"> </w:t>
      </w:r>
      <w:r w:rsidR="00172DFC" w:rsidRPr="00426BEF">
        <w:rPr>
          <w:rFonts w:asciiTheme="majorHAnsi" w:hAnsiTheme="majorHAnsi" w:cs="Calibri"/>
        </w:rPr>
        <w:t xml:space="preserve">can </w:t>
      </w:r>
      <w:r w:rsidR="00CF3774" w:rsidRPr="00426BEF">
        <w:rPr>
          <w:rFonts w:asciiTheme="majorHAnsi" w:hAnsiTheme="majorHAnsi" w:cs="Calibri"/>
        </w:rPr>
        <w:t>influe</w:t>
      </w:r>
      <w:r w:rsidR="0041636E" w:rsidRPr="00426BEF">
        <w:rPr>
          <w:rFonts w:asciiTheme="majorHAnsi" w:hAnsiTheme="majorHAnsi" w:cs="Calibri"/>
        </w:rPr>
        <w:t>nce</w:t>
      </w:r>
      <w:r w:rsidR="001814E7" w:rsidRPr="00426BEF">
        <w:rPr>
          <w:rFonts w:asciiTheme="majorHAnsi" w:hAnsiTheme="majorHAnsi" w:cs="Calibri"/>
        </w:rPr>
        <w:t xml:space="preserve"> </w:t>
      </w:r>
      <w:r w:rsidR="00AB35A9" w:rsidRPr="00426BEF">
        <w:rPr>
          <w:rFonts w:asciiTheme="majorHAnsi" w:hAnsiTheme="majorHAnsi" w:cs="Calibri"/>
        </w:rPr>
        <w:t xml:space="preserve">your choice of </w:t>
      </w:r>
      <w:commentRangeStart w:id="60"/>
      <w:r w:rsidR="00AB35A9" w:rsidRPr="00426BEF">
        <w:rPr>
          <w:rFonts w:asciiTheme="majorHAnsi" w:hAnsiTheme="majorHAnsi" w:cs="Calibri"/>
        </w:rPr>
        <w:t>model</w:t>
      </w:r>
      <w:commentRangeEnd w:id="60"/>
      <w:r w:rsidR="000F003C" w:rsidRPr="00426BEF">
        <w:rPr>
          <w:rStyle w:val="CommentReference"/>
          <w:rFonts w:asciiTheme="majorHAnsi" w:hAnsiTheme="majorHAnsi" w:cs="Calibri"/>
          <w:sz w:val="24"/>
          <w:szCs w:val="24"/>
        </w:rPr>
        <w:commentReference w:id="60"/>
      </w:r>
      <w:r w:rsidR="001814E7" w:rsidRPr="00426BEF">
        <w:rPr>
          <w:rFonts w:asciiTheme="majorHAnsi" w:hAnsiTheme="majorHAnsi" w:cs="Calibri"/>
        </w:rPr>
        <w:t>:</w:t>
      </w:r>
    </w:p>
    <w:p w14:paraId="62D263B2" w14:textId="558E8195" w:rsidR="001814E7" w:rsidRPr="00426BEF" w:rsidRDefault="001814E7" w:rsidP="00CE5E24">
      <w:pPr>
        <w:pStyle w:val="ListParagraph"/>
        <w:numPr>
          <w:ilvl w:val="0"/>
          <w:numId w:val="7"/>
        </w:numPr>
        <w:rPr>
          <w:rFonts w:asciiTheme="majorHAnsi" w:hAnsiTheme="majorHAnsi" w:cs="Calibri"/>
        </w:rPr>
      </w:pPr>
      <w:r w:rsidRPr="00426BEF">
        <w:rPr>
          <w:rFonts w:asciiTheme="majorHAnsi" w:hAnsiTheme="majorHAnsi" w:cs="Calibri"/>
        </w:rPr>
        <w:t xml:space="preserve">If the question is purely predictive performance, with no question of interpretation, then some sort of black box machine learning algorithm, such as BART-Survival, may be </w:t>
      </w:r>
      <w:r w:rsidRPr="00426BEF">
        <w:rPr>
          <w:rFonts w:asciiTheme="majorHAnsi" w:hAnsiTheme="majorHAnsi" w:cs="Calibri"/>
        </w:rPr>
        <w:lastRenderedPageBreak/>
        <w:t xml:space="preserve">suitable. </w:t>
      </w:r>
      <w:r w:rsidR="00DF46F8" w:rsidRPr="00426BEF">
        <w:rPr>
          <w:rFonts w:asciiTheme="majorHAnsi" w:hAnsiTheme="majorHAnsi" w:cs="Calibri"/>
        </w:rPr>
        <w:t>For example, if</w:t>
      </w:r>
      <w:r w:rsidRPr="00426BEF">
        <w:rPr>
          <w:rFonts w:asciiTheme="majorHAnsi" w:hAnsiTheme="majorHAnsi" w:cs="Calibri"/>
        </w:rPr>
        <w:t xml:space="preserve"> Dr. Hypo </w:t>
      </w:r>
      <w:r w:rsidR="0077018A" w:rsidRPr="00426BEF">
        <w:rPr>
          <w:rFonts w:asciiTheme="majorHAnsi" w:hAnsiTheme="majorHAnsi" w:cs="Calibri"/>
        </w:rPr>
        <w:t>wanted</w:t>
      </w:r>
      <w:r w:rsidRPr="00426BEF">
        <w:rPr>
          <w:rFonts w:asciiTheme="majorHAnsi" w:hAnsiTheme="majorHAnsi" w:cs="Calibri"/>
        </w:rPr>
        <w:t xml:space="preserve"> to create a bedside predictor of recurrence to screen for high-risk patients, and interpretability is not an issue.</w:t>
      </w:r>
    </w:p>
    <w:p w14:paraId="3C4782AC" w14:textId="3CDB24EC" w:rsidR="001814E7" w:rsidRPr="00426BEF" w:rsidRDefault="001814E7" w:rsidP="00CE5E24">
      <w:pPr>
        <w:pStyle w:val="ListParagraph"/>
        <w:numPr>
          <w:ilvl w:val="0"/>
          <w:numId w:val="7"/>
        </w:numPr>
        <w:rPr>
          <w:rFonts w:asciiTheme="majorHAnsi" w:hAnsiTheme="majorHAnsi" w:cs="Calibri"/>
        </w:rPr>
      </w:pPr>
      <w:r w:rsidRPr="00426BEF">
        <w:rPr>
          <w:rFonts w:asciiTheme="majorHAnsi" w:hAnsiTheme="majorHAnsi" w:cs="Calibri"/>
        </w:rPr>
        <w:t>If the question is associational, or if interpretation is important, then some sort of generalized linear model, such as a Cox model</w:t>
      </w:r>
      <w:r w:rsidR="00BA1F47" w:rsidRPr="00426BEF">
        <w:rPr>
          <w:rFonts w:asciiTheme="majorHAnsi" w:hAnsiTheme="majorHAnsi" w:cs="Calibri"/>
        </w:rPr>
        <w:t xml:space="preserve">, </w:t>
      </w:r>
      <w:r w:rsidRPr="00426BEF">
        <w:rPr>
          <w:rFonts w:asciiTheme="majorHAnsi" w:hAnsiTheme="majorHAnsi" w:cs="Calibri"/>
        </w:rPr>
        <w:t>accelerated failure time model,</w:t>
      </w:r>
      <w:r w:rsidR="00BA1F47" w:rsidRPr="00426BEF">
        <w:rPr>
          <w:rFonts w:asciiTheme="majorHAnsi" w:hAnsiTheme="majorHAnsi" w:cs="Calibri"/>
        </w:rPr>
        <w:t xml:space="preserve"> or pooled logistic regression</w:t>
      </w:r>
      <w:r w:rsidRPr="00426BEF">
        <w:rPr>
          <w:rFonts w:asciiTheme="majorHAnsi" w:hAnsiTheme="majorHAnsi" w:cs="Calibri"/>
        </w:rPr>
        <w:t xml:space="preserve"> might be suitable. </w:t>
      </w:r>
      <w:r w:rsidR="00DF46F8" w:rsidRPr="00426BEF">
        <w:rPr>
          <w:rFonts w:asciiTheme="majorHAnsi" w:hAnsiTheme="majorHAnsi" w:cs="Calibri"/>
        </w:rPr>
        <w:t>For example,</w:t>
      </w:r>
      <w:r w:rsidR="0077018A" w:rsidRPr="00426BEF">
        <w:rPr>
          <w:rFonts w:asciiTheme="majorHAnsi" w:hAnsiTheme="majorHAnsi" w:cs="Calibri"/>
        </w:rPr>
        <w:t xml:space="preserve"> Dr. Hypo </w:t>
      </w:r>
      <w:r w:rsidR="00DF46F8" w:rsidRPr="00426BEF">
        <w:rPr>
          <w:rFonts w:asciiTheme="majorHAnsi" w:hAnsiTheme="majorHAnsi" w:cs="Calibri"/>
        </w:rPr>
        <w:t>wanted</w:t>
      </w:r>
      <w:r w:rsidRPr="00426BEF">
        <w:rPr>
          <w:rFonts w:asciiTheme="majorHAnsi" w:hAnsiTheme="majorHAnsi" w:cs="Calibri"/>
        </w:rPr>
        <w:t xml:space="preserve"> to identify high-risk patients, but </w:t>
      </w:r>
      <w:r w:rsidR="0077018A" w:rsidRPr="00426BEF">
        <w:rPr>
          <w:rFonts w:asciiTheme="majorHAnsi" w:hAnsiTheme="majorHAnsi" w:cs="Calibri"/>
        </w:rPr>
        <w:t xml:space="preserve">also </w:t>
      </w:r>
      <w:r w:rsidR="00DF46F8" w:rsidRPr="00426BEF">
        <w:rPr>
          <w:rFonts w:asciiTheme="majorHAnsi" w:hAnsiTheme="majorHAnsi" w:cs="Calibri"/>
        </w:rPr>
        <w:t>wanted</w:t>
      </w:r>
      <w:r w:rsidRPr="00426BEF">
        <w:rPr>
          <w:rFonts w:asciiTheme="majorHAnsi" w:hAnsiTheme="majorHAnsi" w:cs="Calibri"/>
        </w:rPr>
        <w:t xml:space="preserve"> an interpretable and transparent model to convince the doctors of its trustworthiness.</w:t>
      </w:r>
    </w:p>
    <w:p w14:paraId="1E6CE69D" w14:textId="672B267F" w:rsidR="001814E7" w:rsidRPr="00426BEF" w:rsidRDefault="001814E7" w:rsidP="00CE5E24">
      <w:pPr>
        <w:pStyle w:val="ListParagraph"/>
        <w:numPr>
          <w:ilvl w:val="0"/>
          <w:numId w:val="7"/>
        </w:numPr>
        <w:rPr>
          <w:rFonts w:asciiTheme="majorHAnsi" w:hAnsiTheme="majorHAnsi" w:cs="Calibri"/>
        </w:rPr>
      </w:pPr>
      <w:r w:rsidRPr="00426BEF">
        <w:rPr>
          <w:rFonts w:asciiTheme="majorHAnsi" w:hAnsiTheme="majorHAnsi" w:cs="Calibri"/>
        </w:rPr>
        <w:t>If the question is causal, then you will have to use the target trial emulation framework or similar, in addition to one of the aforementioned methods</w:t>
      </w:r>
      <w:r w:rsidR="00DF46F8" w:rsidRPr="00426BEF">
        <w:rPr>
          <w:rFonts w:asciiTheme="majorHAnsi" w:hAnsiTheme="majorHAnsi" w:cs="Calibri"/>
        </w:rPr>
        <w:t>. For example, if</w:t>
      </w:r>
      <w:r w:rsidRPr="00426BEF">
        <w:rPr>
          <w:rFonts w:asciiTheme="majorHAnsi" w:hAnsiTheme="majorHAnsi" w:cs="Calibri"/>
        </w:rPr>
        <w:t xml:space="preserve"> Dr. Hypo </w:t>
      </w:r>
      <w:r w:rsidR="003127A7" w:rsidRPr="00426BEF">
        <w:rPr>
          <w:rFonts w:asciiTheme="majorHAnsi" w:hAnsiTheme="majorHAnsi" w:cs="Calibri"/>
        </w:rPr>
        <w:t>wanted</w:t>
      </w:r>
      <w:r w:rsidRPr="00426BEF">
        <w:rPr>
          <w:rFonts w:asciiTheme="majorHAnsi" w:hAnsiTheme="majorHAnsi" w:cs="Calibri"/>
        </w:rPr>
        <w:t xml:space="preserve"> to show that initiating Drug A </w:t>
      </w:r>
      <w:r w:rsidR="00957CCE" w:rsidRPr="00426BEF">
        <w:rPr>
          <w:rFonts w:asciiTheme="majorHAnsi" w:hAnsiTheme="majorHAnsi" w:cs="Calibri"/>
        </w:rPr>
        <w:t xml:space="preserve">reduces </w:t>
      </w:r>
      <w:r w:rsidRPr="00426BEF">
        <w:rPr>
          <w:rFonts w:asciiTheme="majorHAnsi" w:hAnsiTheme="majorHAnsi" w:cs="Calibri"/>
        </w:rPr>
        <w:t xml:space="preserve">the </w:t>
      </w:r>
      <w:r w:rsidR="006F7CCF" w:rsidRPr="00426BEF">
        <w:rPr>
          <w:rFonts w:asciiTheme="majorHAnsi" w:hAnsiTheme="majorHAnsi" w:cs="Calibri"/>
        </w:rPr>
        <w:t>risk</w:t>
      </w:r>
      <w:r w:rsidRPr="00426BEF">
        <w:rPr>
          <w:rFonts w:asciiTheme="majorHAnsi" w:hAnsiTheme="majorHAnsi" w:cs="Calibri"/>
        </w:rPr>
        <w:t xml:space="preserve"> of cancer death.</w:t>
      </w:r>
    </w:p>
    <w:p w14:paraId="508732A0" w14:textId="17D63BC6" w:rsidR="00DF3D78" w:rsidRPr="00426BEF" w:rsidRDefault="001814E7" w:rsidP="00CE5E24">
      <w:pPr>
        <w:contextualSpacing/>
        <w:rPr>
          <w:rFonts w:asciiTheme="majorHAnsi" w:hAnsiTheme="majorHAnsi" w:cs="Calibri"/>
        </w:rPr>
      </w:pPr>
      <w:r w:rsidRPr="00426BEF">
        <w:rPr>
          <w:rFonts w:asciiTheme="majorHAnsi" w:hAnsiTheme="majorHAnsi" w:cs="Calibri"/>
        </w:rPr>
        <w:t xml:space="preserve">(Note that these are illustrative first impressions, not prescriptions. </w:t>
      </w:r>
      <w:r w:rsidR="00615FC8" w:rsidRPr="00426BEF">
        <w:rPr>
          <w:rFonts w:asciiTheme="majorHAnsi" w:hAnsiTheme="majorHAnsi" w:cs="Calibri"/>
        </w:rPr>
        <w:t>Think through your problem before deciding on a suitable method!)</w:t>
      </w:r>
    </w:p>
    <w:p w14:paraId="342FDCE7" w14:textId="61794360" w:rsidR="00952D1D" w:rsidRPr="00426BEF" w:rsidRDefault="00952D1D" w:rsidP="00CE5E24">
      <w:pPr>
        <w:contextualSpacing/>
        <w:rPr>
          <w:rFonts w:asciiTheme="majorHAnsi" w:hAnsiTheme="majorHAnsi" w:cs="Calibri"/>
        </w:rPr>
      </w:pPr>
    </w:p>
    <w:p w14:paraId="42B72D5B" w14:textId="048056AF" w:rsidR="00CE5E24" w:rsidRPr="00426BEF" w:rsidRDefault="00CE5E24" w:rsidP="00CE5E24">
      <w:pPr>
        <w:contextualSpacing/>
        <w:rPr>
          <w:rFonts w:asciiTheme="majorHAnsi" w:hAnsiTheme="majorHAnsi" w:cs="Calibri"/>
        </w:rPr>
      </w:pPr>
      <w:del w:id="61" w:author="Benjamin Brintz" w:date="2026-04-08T18:30:00Z" w16du:dateUtc="2026-04-08T18:30:00Z">
        <w:r>
          <w:delText>As for Dr. Hypo, after considering their situation, you suggest some form of pooled logistic regression, an extension of Cox regression, to account for time-varying lab results. You aren’t very familiar with machine learning survival methods, and it will take a long time for you to learn them. As Dr. Hypo is already familiar with Cox regression, and they don’t have the time or budget to wait for you to learn more complex methods, they agree with your provisional modelling choice.</w:delText>
        </w:r>
      </w:del>
      <w:ins w:id="62" w:author="Benjamin Brintz" w:date="2026-04-08T18:30:00Z" w16du:dateUtc="2026-04-08T18:30:00Z">
        <w:r>
          <w:t xml:space="preserve">As for Dr. Hypo, after considering their situation, you suggest pooled logistic regression, an extension of Cox regression, to account for time-varying lab results. </w:t>
        </w:r>
        <w:commentRangeStart w:id="63"/>
        <w:r>
          <w:t>You aren’t very familiar with machine learning survival methods, and it will take a long time for you to learn them</w:t>
        </w:r>
      </w:ins>
      <w:commentRangeEnd w:id="63"/>
      <w:r w:rsidR="00D259A3">
        <w:rPr>
          <w:rStyle w:val="CommentReference"/>
          <w:sz w:val="24"/>
          <w:szCs w:val="24"/>
        </w:rPr>
        <w:commentReference w:id="63"/>
      </w:r>
      <w:ins w:id="64" w:author="Benjamin Brintz" w:date="2026-04-08T18:30:00Z" w16du:dateUtc="2026-04-08T18:30:00Z">
        <w:r>
          <w:t xml:space="preserve">. As Dr. Hypo is already familiar with Cox regression, they agree with your provisional modelling </w:t>
        </w:r>
        <w:commentRangeStart w:id="65"/>
        <w:r>
          <w:t>choice</w:t>
        </w:r>
      </w:ins>
      <w:commentRangeEnd w:id="65"/>
      <w:r w:rsidR="00D259A3">
        <w:rPr>
          <w:rStyle w:val="CommentReference"/>
          <w:sz w:val="24"/>
          <w:szCs w:val="24"/>
        </w:rPr>
        <w:commentReference w:id="65"/>
      </w:r>
      <w:ins w:id="66" w:author="Benjamin Brintz" w:date="2026-04-08T18:30:00Z" w16du:dateUtc="2026-04-08T18:30:00Z">
        <w:r>
          <w:t>.</w:t>
        </w:r>
      </w:ins>
    </w:p>
    <w:p w14:paraId="15CDCEB9" w14:textId="77777777" w:rsidR="00CE5E24" w:rsidRPr="00426BEF" w:rsidRDefault="00CE5E24" w:rsidP="00CE5E24">
      <w:pPr>
        <w:contextualSpacing/>
        <w:rPr>
          <w:rFonts w:asciiTheme="majorHAnsi" w:hAnsiTheme="majorHAnsi" w:cs="Calibri"/>
          <w:b/>
          <w:bCs/>
        </w:rPr>
      </w:pPr>
    </w:p>
    <w:p w14:paraId="20E02BA7" w14:textId="6FE63E74" w:rsidR="00CE5E24" w:rsidRPr="00426BEF" w:rsidRDefault="00CE5E24" w:rsidP="00CE5E24">
      <w:pPr>
        <w:contextualSpacing/>
        <w:rPr>
          <w:rFonts w:asciiTheme="majorHAnsi" w:hAnsiTheme="majorHAnsi" w:cs="Calibri"/>
          <w:b/>
          <w:bCs/>
        </w:rPr>
      </w:pPr>
      <w:r w:rsidRPr="00426BEF">
        <w:rPr>
          <w:rFonts w:asciiTheme="majorHAnsi" w:hAnsiTheme="majorHAnsi" w:cs="Calibri"/>
          <w:b/>
          <w:bCs/>
        </w:rPr>
        <w:t>Conclusion</w:t>
      </w:r>
    </w:p>
    <w:p w14:paraId="1EBB24EC" w14:textId="2D5156D2" w:rsidR="00813B04" w:rsidRPr="00426BEF" w:rsidRDefault="00813B04" w:rsidP="00CE5E24">
      <w:pPr>
        <w:contextualSpacing/>
        <w:rPr>
          <w:rFonts w:asciiTheme="majorHAnsi" w:hAnsiTheme="majorHAnsi" w:cs="Calibri"/>
        </w:rPr>
      </w:pPr>
      <w:del w:id="67" w:author="Benjamin Brintz" w:date="2026-04-08T18:30:00Z" w16du:dateUtc="2026-04-08T18:30:00Z">
        <w:r>
          <w:delText>After agreeing on next steps (initial data overviews for you, an agreement to send data and variable descriptions for Dr. Hypo), the two of you shake hands and wish each other luck. With a research question, and data and methods to answer it, you are well on your way to a successful collaboration.</w:delText>
        </w:r>
      </w:del>
      <w:ins w:id="68" w:author="Benjamin Brintz" w:date="2026-04-08T18:30:00Z" w16du:dateUtc="2026-04-08T18:30:00Z">
        <w:r>
          <w:t>After agreeing on next steps (an agreement to send data and variable descriptions for Dr. Hypo, initial data overviews for you), the two of you shake hands and wish each other luck. With a research question and data and methods to answer it, you are well on your way to a successful collaboration.</w:t>
        </w:r>
      </w:ins>
    </w:p>
    <w:sectPr w:rsidR="00813B04" w:rsidRPr="00426BE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a Presson" w:date="2026-04-09T17:28:00Z" w:initials="AP">
    <w:p w14:paraId="5103A718" w14:textId="77777777" w:rsidR="00736F08" w:rsidRDefault="00736F08" w:rsidP="00736F08">
      <w:pPr>
        <w:pStyle w:val="CommentText"/>
      </w:pPr>
      <w:r>
        <w:rPr>
          <w:rStyle w:val="CommentReference"/>
        </w:rPr>
        <w:annotationRef/>
      </w:r>
      <w:r>
        <w:t xml:space="preserve">Hi Arthur, a really important discussion point for the initial meeting is the potential study design that the PI is proposing, and whether the study design aligns with the research question. I also have some slides that discuss how doctors should prepare for initial meetings, maybe you can review those and incorporate some of those ideas in your blog post. Finally, I would suggest using “Dr. Smith” instead of “Dr. Hypo”. </w:t>
      </w:r>
    </w:p>
  </w:comment>
  <w:comment w:id="1" w:author="Benjamin Brintz" w:date="2026-04-08T09:47:00Z" w:initials="BB">
    <w:p w14:paraId="24AF9BB2" w14:textId="77777777" w:rsidR="00475EEE" w:rsidRDefault="00475EEE" w:rsidP="00475EEE">
      <w:r>
        <w:rPr>
          <w:rStyle w:val="CommentReference"/>
        </w:rPr>
        <w:annotationRef/>
      </w:r>
      <w:r>
        <w:rPr>
          <w:sz w:val="20"/>
          <w:szCs w:val="20"/>
        </w:rPr>
        <w:t xml:space="preserve">I don't think this would be my first of 4 key questions. Perhaps 2. should come first. I think much of what you answer below follows the question: Do you already have data? </w:t>
      </w:r>
    </w:p>
  </w:comment>
  <w:comment w:id="2" w:author="Benjamin Brintz" w:date="2026-04-08T09:44:00Z" w:initials="BB">
    <w:p w14:paraId="42825671" w14:textId="77777777" w:rsidR="000764C4" w:rsidRDefault="000764C4" w:rsidP="000764C4">
      <w:r>
        <w:rPr>
          <w:rStyle w:val="CommentReference"/>
        </w:rPr>
        <w:annotationRef/>
      </w:r>
      <w:r>
        <w:rPr>
          <w:sz w:val="20"/>
          <w:szCs w:val="20"/>
        </w:rPr>
        <w:t xml:space="preserve">Do tables/figures use data to answer research questions or do they display the thing used to answer questions? </w:t>
      </w:r>
    </w:p>
  </w:comment>
  <w:comment w:id="4" w:author="Chelsea Allen" w:date="2026-04-03T16:25:00Z" w:initials="CA">
    <w:p w14:paraId="432ACABE" w14:textId="77777777" w:rsidR="007A627F" w:rsidRDefault="007A627F" w:rsidP="007A627F">
      <w:pPr>
        <w:pStyle w:val="CommentText"/>
      </w:pPr>
      <w:r>
        <w:rPr>
          <w:rStyle w:val="CommentReference"/>
        </w:rPr>
        <w:annotationRef/>
      </w:r>
      <w:r>
        <w:t>Do we want to use “I” or “we”?  Considering this will be a first blog post, we should make sure to set the expectation whichever way we want following posts to be.  Neither is wrong, just a matter of what we want to project.</w:t>
      </w:r>
    </w:p>
  </w:comment>
  <w:comment w:id="3" w:author="Benjamin Brintz" w:date="2026-04-08T09:53:00Z" w:initials="BB">
    <w:p w14:paraId="77A6F60C" w14:textId="77777777" w:rsidR="0076346F" w:rsidRDefault="0076346F" w:rsidP="0076346F">
      <w:r>
        <w:rPr>
          <w:rStyle w:val="CommentReference"/>
        </w:rPr>
        <w:annotationRef/>
      </w:r>
      <w:r>
        <w:rPr>
          <w:sz w:val="20"/>
          <w:szCs w:val="20"/>
        </w:rPr>
        <w:t xml:space="preserve">I think we can remove this all together. The above does not imply they need to be asked as ordered. </w:t>
      </w:r>
    </w:p>
  </w:comment>
  <w:comment w:id="13" w:author="Benjamin Brintz" w:date="2026-04-08T09:58:00Z" w:initials="BB">
    <w:p w14:paraId="1C94CE24" w14:textId="77777777" w:rsidR="008F56D2" w:rsidRDefault="008F56D2" w:rsidP="008F56D2">
      <w:r>
        <w:rPr>
          <w:rStyle w:val="CommentReference"/>
        </w:rPr>
        <w:annotationRef/>
      </w:r>
      <w:r>
        <w:rPr>
          <w:sz w:val="20"/>
          <w:szCs w:val="20"/>
        </w:rPr>
        <w:t xml:space="preserve">I think we can remove "or the link" or be more specific. </w:t>
      </w:r>
    </w:p>
  </w:comment>
  <w:comment w:id="15" w:author="Chelsea Allen" w:date="2026-04-03T17:04:00Z" w:initials="CA">
    <w:p w14:paraId="50E52EBC" w14:textId="77777777" w:rsidR="00141E5B" w:rsidRDefault="00141E5B" w:rsidP="00141E5B">
      <w:pPr>
        <w:pStyle w:val="CommentText"/>
      </w:pPr>
      <w:r>
        <w:rPr>
          <w:rStyle w:val="CommentReference"/>
        </w:rPr>
        <w:annotationRef/>
      </w:r>
      <w:r>
        <w:t xml:space="preserve">There could be more elaboration on these questions depending on the amount of detail we want to include.  For instance, Q2 should specifically address inclusion and exclusion criteria. </w:t>
      </w:r>
    </w:p>
  </w:comment>
  <w:comment w:id="16" w:author="Benjamin Brintz" w:date="2026-04-08T09:59:00Z" w:initials="BB">
    <w:p w14:paraId="4D52DED5" w14:textId="77777777" w:rsidR="000662CB" w:rsidRDefault="000662CB" w:rsidP="000662CB">
      <w:r>
        <w:rPr>
          <w:rStyle w:val="CommentReference"/>
        </w:rPr>
        <w:annotationRef/>
      </w:r>
      <w:r>
        <w:rPr>
          <w:sz w:val="20"/>
          <w:szCs w:val="20"/>
        </w:rPr>
        <w:t>Agreed Q2 can mention inclusion and exclusion</w:t>
      </w:r>
    </w:p>
  </w:comment>
  <w:comment w:id="23" w:author="Benjamin Brintz" w:date="2026-04-08T10:01:00Z" w:initials="BB">
    <w:p w14:paraId="06BE3DB4" w14:textId="77777777" w:rsidR="00D5004F" w:rsidRDefault="00D5004F" w:rsidP="00D5004F">
      <w:r>
        <w:rPr>
          <w:rStyle w:val="CommentReference"/>
        </w:rPr>
        <w:annotationRef/>
      </w:r>
      <w:r>
        <w:rPr>
          <w:sz w:val="20"/>
          <w:szCs w:val="20"/>
        </w:rPr>
        <w:t xml:space="preserve">Everything else in this in hypothetical so maybe let's just say the EMR here? </w:t>
      </w:r>
    </w:p>
  </w:comment>
  <w:comment w:id="25" w:author="Benjamin Brintz" w:date="2026-04-08T10:02:00Z" w:initials="BB">
    <w:p w14:paraId="6135A9C7" w14:textId="77777777" w:rsidR="00D562DC" w:rsidRDefault="00D562DC" w:rsidP="00D562DC">
      <w:r>
        <w:rPr>
          <w:rStyle w:val="CommentReference"/>
        </w:rPr>
        <w:annotationRef/>
      </w:r>
      <w:r>
        <w:rPr>
          <w:sz w:val="20"/>
          <w:szCs w:val="20"/>
        </w:rPr>
        <w:t xml:space="preserve">As mentioned before, I think this should proceed the data question. </w:t>
      </w:r>
    </w:p>
  </w:comment>
  <w:comment w:id="32" w:author="Danielle Cook" w:date="2026-04-08T07:17:00Z" w:initials="DC">
    <w:p w14:paraId="016E89EA" w14:textId="676C5FFF" w:rsidR="00961F31" w:rsidRDefault="00000000" w:rsidP="00C63CAB">
      <w:pPr>
        <w:pStyle w:val="CommentText"/>
      </w:pPr>
      <w:r>
        <w:rPr>
          <w:rStyle w:val="CommentReference"/>
        </w:rPr>
        <w:annotationRef/>
      </w:r>
      <w:r>
        <w:t xml:space="preserve">This organization of the sentence makes more sense to me, but this could just be the way I’m reading it and if it needs to go back to what it was before, that’s completely fine. </w:t>
      </w:r>
    </w:p>
  </w:comment>
  <w:comment w:id="38" w:author="Benjamin Brintz" w:date="2026-04-08T10:08:00Z" w:initials="BB">
    <w:p w14:paraId="6652368F" w14:textId="77777777" w:rsidR="007663FB" w:rsidRDefault="007663FB" w:rsidP="007663FB">
      <w:r>
        <w:rPr>
          <w:rStyle w:val="CommentReference"/>
        </w:rPr>
        <w:annotationRef/>
      </w:r>
      <w:r>
        <w:rPr>
          <w:sz w:val="20"/>
          <w:szCs w:val="20"/>
        </w:rPr>
        <w:t xml:space="preserve">More? Different? </w:t>
      </w:r>
    </w:p>
  </w:comment>
  <w:comment w:id="40" w:author="Chelsea Allen" w:date="2026-04-03T17:13:00Z" w:initials="CA">
    <w:p w14:paraId="5F5E36EE" w14:textId="77777777" w:rsidR="00141E5B" w:rsidRDefault="00141E5B" w:rsidP="00141E5B">
      <w:pPr>
        <w:pStyle w:val="CommentText"/>
      </w:pPr>
      <w:r>
        <w:rPr>
          <w:rStyle w:val="CommentReference"/>
        </w:rPr>
        <w:annotationRef/>
      </w:r>
      <w:r>
        <w:t>Even though this is a hypothetical situation, this seems a bit far-fetched.  Presumably, they are specifically interested in Drug A not just any drug.</w:t>
      </w:r>
    </w:p>
  </w:comment>
  <w:comment w:id="41" w:author="Danielle Cook" w:date="2026-04-06T08:16:00Z" w:initials="DC">
    <w:p w14:paraId="7D28D913" w14:textId="5515512E" w:rsidR="00961F31" w:rsidRDefault="00000000" w:rsidP="001D71B7">
      <w:pPr>
        <w:pStyle w:val="CommentText"/>
      </w:pPr>
      <w:r>
        <w:rPr>
          <w:rStyle w:val="CommentReference"/>
        </w:rPr>
        <w:annotationRef/>
      </w:r>
      <w:r>
        <w:t>Maybe I’m misunderstanding part of the hypothetical scenario, but if everyone got Drug A, how can we switch to studying Drug B?</w:t>
      </w:r>
    </w:p>
    <w:p w14:paraId="231CB872" w14:textId="77777777" w:rsidR="00961F31" w:rsidRDefault="00961F31" w:rsidP="001D71B7">
      <w:pPr>
        <w:pStyle w:val="CommentText"/>
      </w:pPr>
    </w:p>
    <w:p w14:paraId="1FDCC1B6" w14:textId="77777777" w:rsidR="00961F31" w:rsidRDefault="00000000" w:rsidP="001D71B7">
      <w:pPr>
        <w:pStyle w:val="CommentText"/>
      </w:pPr>
      <w:r>
        <w:t>I think if I was in this situation the options would be getting a control group or explaining that these limitations may make the results more descriptive</w:t>
      </w:r>
    </w:p>
    <w:p w14:paraId="3673F90D" w14:textId="77777777" w:rsidR="00961F31" w:rsidRDefault="00000000" w:rsidP="001D71B7">
      <w:pPr>
        <w:pStyle w:val="CommentText"/>
      </w:pPr>
      <w:r>
        <w:t xml:space="preserve"> </w:t>
      </w:r>
    </w:p>
  </w:comment>
  <w:comment w:id="42" w:author="Benjamin Brintz" w:date="2026-04-08T10:10:00Z" w:initials="BB">
    <w:p w14:paraId="2D7787D8" w14:textId="77777777" w:rsidR="00A76463" w:rsidRDefault="00A76463" w:rsidP="00A76463">
      <w:r>
        <w:rPr>
          <w:rStyle w:val="CommentReference"/>
        </w:rPr>
        <w:annotationRef/>
      </w:r>
      <w:r>
        <w:rPr>
          <w:sz w:val="20"/>
          <w:szCs w:val="20"/>
        </w:rPr>
        <w:t xml:space="preserve">I agree with Chelse and Danielle's comments. I think we need to come up with something else. I'd be a bit suspicious if the PI suddenly changed their drug of interest. </w:t>
      </w:r>
    </w:p>
  </w:comment>
  <w:comment w:id="47" w:author="Benjamin Brintz" w:date="2026-04-08T10:14:00Z" w:initials="BB">
    <w:p w14:paraId="295FB3BC" w14:textId="77777777" w:rsidR="008B51C7" w:rsidRDefault="008B51C7" w:rsidP="008B51C7">
      <w:r>
        <w:rPr>
          <w:rStyle w:val="CommentReference"/>
        </w:rPr>
        <w:annotationRef/>
      </w:r>
      <w:r>
        <w:rPr>
          <w:sz w:val="20"/>
          <w:szCs w:val="20"/>
        </w:rPr>
        <w:t xml:space="preserve">Table 1 often does not compare groups. I would be careful about saying this is as convincing as a model-based analysis. Should it be? </w:t>
      </w:r>
    </w:p>
  </w:comment>
  <w:comment w:id="53" w:author="Benjamin Brintz" w:date="2026-04-08T10:16:00Z" w:initials="BB">
    <w:p w14:paraId="4B379CD2" w14:textId="77777777" w:rsidR="00896CCA" w:rsidRDefault="00896CCA" w:rsidP="00896CCA">
      <w:r>
        <w:rPr>
          <w:rStyle w:val="CommentReference"/>
        </w:rPr>
        <w:annotationRef/>
      </w:r>
      <w:r>
        <w:rPr>
          <w:sz w:val="20"/>
          <w:szCs w:val="20"/>
        </w:rPr>
        <w:t>simple and appropriate? (see my comment below about simplicity)</w:t>
      </w:r>
    </w:p>
  </w:comment>
  <w:comment w:id="50" w:author="Chelsea Allen" w:date="2026-04-03T17:13:00Z" w:initials="CA">
    <w:p w14:paraId="1F778E20" w14:textId="77777777" w:rsidR="00383291" w:rsidRDefault="00141E5B" w:rsidP="00383291">
      <w:pPr>
        <w:pStyle w:val="CommentText"/>
      </w:pPr>
      <w:r>
        <w:rPr>
          <w:rStyle w:val="CommentReference"/>
        </w:rPr>
        <w:annotationRef/>
      </w:r>
      <w:r w:rsidR="00383291">
        <w:t>A bulleted list might be preferable here.</w:t>
      </w:r>
    </w:p>
  </w:comment>
  <w:comment w:id="54" w:author="Benjamin Brintz" w:date="2026-04-08T10:16:00Z" w:initials="BB">
    <w:p w14:paraId="3FA1F5F9" w14:textId="77777777" w:rsidR="00750476" w:rsidRDefault="00750476" w:rsidP="00750476">
      <w:r>
        <w:rPr>
          <w:rStyle w:val="CommentReference"/>
        </w:rPr>
        <w:annotationRef/>
      </w:r>
      <w:r>
        <w:rPr>
          <w:sz w:val="20"/>
          <w:szCs w:val="20"/>
        </w:rPr>
        <w:t xml:space="preserve">Can you better define simplicity? A t-test is simpler than a mixed effects model but is not always appropriate. </w:t>
      </w:r>
    </w:p>
  </w:comment>
  <w:comment w:id="59" w:author="Danielle Cook" w:date="2026-04-08T07:35:00Z" w:initials="DC">
    <w:p w14:paraId="003200CB" w14:textId="77777777" w:rsidR="00961F31" w:rsidRDefault="00000000" w:rsidP="001D71B7">
      <w:pPr>
        <w:pStyle w:val="CommentText"/>
      </w:pPr>
      <w:r>
        <w:rPr>
          <w:rStyle w:val="CommentReference"/>
        </w:rPr>
        <w:annotationRef/>
      </w:r>
      <w:r>
        <w:t>I might add that keeping an analysis simple (when appropriate) also helps with the PI’s ability to interpret the results.</w:t>
      </w:r>
    </w:p>
  </w:comment>
  <w:comment w:id="60" w:author="Chelsea Allen" w:date="2026-04-03T17:41:00Z" w:initials="CA">
    <w:p w14:paraId="390F6326" w14:textId="77777777" w:rsidR="000F003C" w:rsidRDefault="000F003C" w:rsidP="000F003C">
      <w:pPr>
        <w:pStyle w:val="CommentText"/>
      </w:pPr>
      <w:r>
        <w:rPr>
          <w:rStyle w:val="CommentReference"/>
        </w:rPr>
        <w:annotationRef/>
      </w:r>
      <w:r>
        <w:t>Previously, the post has focused more on gathering information about the study.  This seems like it has suddenly turned to being more technical.</w:t>
      </w:r>
    </w:p>
  </w:comment>
  <w:comment w:id="63" w:author="Benjamin Brintz" w:date="2026-04-08T10:19:00Z" w:initials="BB">
    <w:p w14:paraId="06580828" w14:textId="77777777" w:rsidR="00D259A3" w:rsidRDefault="00D259A3" w:rsidP="00D259A3">
      <w:r>
        <w:rPr>
          <w:rStyle w:val="CommentReference"/>
        </w:rPr>
        <w:annotationRef/>
      </w:r>
      <w:r>
        <w:rPr>
          <w:sz w:val="20"/>
          <w:szCs w:val="20"/>
        </w:rPr>
        <w:t xml:space="preserve">Why bring up machine learning methods here? </w:t>
      </w:r>
    </w:p>
  </w:comment>
  <w:comment w:id="65" w:author="Benjamin Brintz" w:date="2026-04-08T10:20:00Z" w:initials="BB">
    <w:p w14:paraId="1250C442" w14:textId="77777777" w:rsidR="00D259A3" w:rsidRDefault="00D259A3" w:rsidP="00D259A3">
      <w:r>
        <w:rPr>
          <w:rStyle w:val="CommentReference"/>
        </w:rPr>
        <w:annotationRef/>
      </w:r>
      <w:r>
        <w:rPr>
          <w:sz w:val="20"/>
          <w:szCs w:val="20"/>
        </w:rPr>
        <w:t xml:space="preserve">Is this the right choice or are they just agreeing because of familiarity? This is a bit open to interpretation as written.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03A718" w15:done="0"/>
  <w15:commentEx w15:paraId="24AF9BB2" w15:done="0"/>
  <w15:commentEx w15:paraId="42825671" w15:done="0"/>
  <w15:commentEx w15:paraId="432ACABE" w15:done="0"/>
  <w15:commentEx w15:paraId="77A6F60C" w15:done="0"/>
  <w15:commentEx w15:paraId="1C94CE24" w15:done="0"/>
  <w15:commentEx w15:paraId="50E52EBC" w15:done="0"/>
  <w15:commentEx w15:paraId="4D52DED5" w15:paraIdParent="50E52EBC" w15:done="0"/>
  <w15:commentEx w15:paraId="06BE3DB4" w15:done="0"/>
  <w15:commentEx w15:paraId="6135A9C7" w15:done="0"/>
  <w15:commentEx w15:paraId="016E89EA" w15:done="0"/>
  <w15:commentEx w15:paraId="6652368F" w15:done="0"/>
  <w15:commentEx w15:paraId="5F5E36EE" w15:done="0"/>
  <w15:commentEx w15:paraId="3673F90D" w15:done="0"/>
  <w15:commentEx w15:paraId="2D7787D8" w15:paraIdParent="3673F90D" w15:done="0"/>
  <w15:commentEx w15:paraId="295FB3BC" w15:done="0"/>
  <w15:commentEx w15:paraId="4B379CD2" w15:done="0"/>
  <w15:commentEx w15:paraId="1F778E20" w15:done="0"/>
  <w15:commentEx w15:paraId="3FA1F5F9" w15:done="0"/>
  <w15:commentEx w15:paraId="003200CB" w15:done="0"/>
  <w15:commentEx w15:paraId="390F6326" w15:done="0"/>
  <w15:commentEx w15:paraId="06580828" w15:done="0"/>
  <w15:commentEx w15:paraId="1250C4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19D700" w16cex:dateUtc="2026-04-09T23:28:00Z"/>
  <w16cex:commentExtensible w16cex:durableId="56ED296C" w16cex:dateUtc="2026-04-08T15:47:00Z"/>
  <w16cex:commentExtensible w16cex:durableId="6B5BD4AF" w16cex:dateUtc="2026-04-08T15:44:00Z"/>
  <w16cex:commentExtensible w16cex:durableId="765E3C16" w16cex:dateUtc="2026-04-03T22:25:00Z"/>
  <w16cex:commentExtensible w16cex:durableId="29034399" w16cex:dateUtc="2026-04-08T15:53:00Z"/>
  <w16cex:commentExtensible w16cex:durableId="4997FDA6" w16cex:dateUtc="2026-04-08T15:58:00Z"/>
  <w16cex:commentExtensible w16cex:durableId="60631DA7" w16cex:dateUtc="2026-04-03T23:04:00Z"/>
  <w16cex:commentExtensible w16cex:durableId="74171FB5" w16cex:dateUtc="2026-04-08T15:59:00Z"/>
  <w16cex:commentExtensible w16cex:durableId="1E6F1AB3" w16cex:dateUtc="2026-04-08T16:01:00Z"/>
  <w16cex:commentExtensible w16cex:durableId="6E2A6207" w16cex:dateUtc="2026-04-08T16:02:00Z"/>
  <w16cex:commentExtensible w16cex:durableId="53B66731" w16cex:dateUtc="2026-04-08T13:17:00Z"/>
  <w16cex:commentExtensible w16cex:durableId="6EB04D54" w16cex:dateUtc="2026-04-08T16:08:00Z"/>
  <w16cex:commentExtensible w16cex:durableId="46C6FE7E" w16cex:dateUtc="2026-04-03T23:13:00Z"/>
  <w16cex:commentExtensible w16cex:durableId="03592B75" w16cex:dateUtc="2026-04-06T14:16:00Z"/>
  <w16cex:commentExtensible w16cex:durableId="2CE8EE4C" w16cex:dateUtc="2026-04-08T16:10:00Z"/>
  <w16cex:commentExtensible w16cex:durableId="5EA945B6" w16cex:dateUtc="2026-04-08T16:14:00Z"/>
  <w16cex:commentExtensible w16cex:durableId="4AFCB832" w16cex:dateUtc="2026-04-08T16:16:00Z"/>
  <w16cex:commentExtensible w16cex:durableId="1AB9315F" w16cex:dateUtc="2026-04-03T23:13:00Z"/>
  <w16cex:commentExtensible w16cex:durableId="08FF164A" w16cex:dateUtc="2026-04-08T16:16:00Z"/>
  <w16cex:commentExtensible w16cex:durableId="423644CF" w16cex:dateUtc="2026-04-08T13:35:00Z"/>
  <w16cex:commentExtensible w16cex:durableId="20E8E4D0" w16cex:dateUtc="2026-04-03T23:41:00Z"/>
  <w16cex:commentExtensible w16cex:durableId="45FDD96A" w16cex:dateUtc="2026-04-08T16:19:00Z"/>
  <w16cex:commentExtensible w16cex:durableId="5724A77A" w16cex:dateUtc="2026-04-08T16: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03A718" w16cid:durableId="5819D700"/>
  <w16cid:commentId w16cid:paraId="24AF9BB2" w16cid:durableId="56ED296C"/>
  <w16cid:commentId w16cid:paraId="42825671" w16cid:durableId="6B5BD4AF"/>
  <w16cid:commentId w16cid:paraId="432ACABE" w16cid:durableId="765E3C16"/>
  <w16cid:commentId w16cid:paraId="77A6F60C" w16cid:durableId="29034399"/>
  <w16cid:commentId w16cid:paraId="1C94CE24" w16cid:durableId="4997FDA6"/>
  <w16cid:commentId w16cid:paraId="50E52EBC" w16cid:durableId="60631DA7"/>
  <w16cid:commentId w16cid:paraId="4D52DED5" w16cid:durableId="74171FB5"/>
  <w16cid:commentId w16cid:paraId="06BE3DB4" w16cid:durableId="1E6F1AB3"/>
  <w16cid:commentId w16cid:paraId="6135A9C7" w16cid:durableId="6E2A6207"/>
  <w16cid:commentId w16cid:paraId="016E89EA" w16cid:durableId="53B66731"/>
  <w16cid:commentId w16cid:paraId="6652368F" w16cid:durableId="6EB04D54"/>
  <w16cid:commentId w16cid:paraId="5F5E36EE" w16cid:durableId="46C6FE7E"/>
  <w16cid:commentId w16cid:paraId="3673F90D" w16cid:durableId="03592B75"/>
  <w16cid:commentId w16cid:paraId="2D7787D8" w16cid:durableId="2CE8EE4C"/>
  <w16cid:commentId w16cid:paraId="295FB3BC" w16cid:durableId="5EA945B6"/>
  <w16cid:commentId w16cid:paraId="4B379CD2" w16cid:durableId="4AFCB832"/>
  <w16cid:commentId w16cid:paraId="1F778E20" w16cid:durableId="1AB9315F"/>
  <w16cid:commentId w16cid:paraId="3FA1F5F9" w16cid:durableId="08FF164A"/>
  <w16cid:commentId w16cid:paraId="003200CB" w16cid:durableId="423644CF"/>
  <w16cid:commentId w16cid:paraId="390F6326" w16cid:durableId="20E8E4D0"/>
  <w16cid:commentId w16cid:paraId="06580828" w16cid:durableId="45FDD96A"/>
  <w16cid:commentId w16cid:paraId="1250C442" w16cid:durableId="5724A7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1125F"/>
    <w:multiLevelType w:val="hybridMultilevel"/>
    <w:tmpl w:val="81C253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57389C"/>
    <w:multiLevelType w:val="hybridMultilevel"/>
    <w:tmpl w:val="BBB0EAEA"/>
    <w:lvl w:ilvl="0" w:tplc="BE0A31F4">
      <w:numFmt w:val="bullet"/>
      <w:lvlText w:val="-"/>
      <w:lvlJc w:val="left"/>
      <w:pPr>
        <w:ind w:left="720" w:hanging="360"/>
      </w:pPr>
      <w:rPr>
        <w:rFonts w:ascii="Aptos Display" w:eastAsiaTheme="minorHAnsi" w:hAnsi="Aptos Display"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E74EF7"/>
    <w:multiLevelType w:val="hybridMultilevel"/>
    <w:tmpl w:val="F5DE0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2F46D9"/>
    <w:multiLevelType w:val="hybridMultilevel"/>
    <w:tmpl w:val="CF881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FF624C"/>
    <w:multiLevelType w:val="hybridMultilevel"/>
    <w:tmpl w:val="C3F4F9A8"/>
    <w:lvl w:ilvl="0" w:tplc="B68C9E5C">
      <w:numFmt w:val="bullet"/>
      <w:lvlText w:val="-"/>
      <w:lvlJc w:val="left"/>
      <w:pPr>
        <w:ind w:left="720" w:hanging="360"/>
      </w:pPr>
      <w:rPr>
        <w:rFonts w:ascii="Aptos Display" w:eastAsiaTheme="minorHAnsi" w:hAnsi="Aptos Display"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F50035"/>
    <w:multiLevelType w:val="hybridMultilevel"/>
    <w:tmpl w:val="3B1E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AD20F3"/>
    <w:multiLevelType w:val="hybridMultilevel"/>
    <w:tmpl w:val="D2B87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4951275">
    <w:abstractNumId w:val="4"/>
  </w:num>
  <w:num w:numId="2" w16cid:durableId="64836168">
    <w:abstractNumId w:val="1"/>
  </w:num>
  <w:num w:numId="3" w16cid:durableId="1352805639">
    <w:abstractNumId w:val="5"/>
  </w:num>
  <w:num w:numId="4" w16cid:durableId="285430025">
    <w:abstractNumId w:val="2"/>
  </w:num>
  <w:num w:numId="5" w16cid:durableId="883635264">
    <w:abstractNumId w:val="0"/>
  </w:num>
  <w:num w:numId="6" w16cid:durableId="818767497">
    <w:abstractNumId w:val="3"/>
  </w:num>
  <w:num w:numId="7" w16cid:durableId="125405227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a Presson">
    <w15:presenceInfo w15:providerId="AD" w15:userId="S::u0817555@umail.utah.edu::47d2a6af-45fa-4bb7-bfe2-d1b788a1c898"/>
  </w15:person>
  <w15:person w15:author="Benjamin Brintz">
    <w15:presenceInfo w15:providerId="AD" w15:userId="S::u6020766@umail.utah.edu::d78a17f7-b87a-40fa-8617-da4dd66579da"/>
  </w15:person>
  <w15:person w15:author="Chelsea Allen">
    <w15:presenceInfo w15:providerId="AD" w15:userId="S::u0372435@umail.utah.edu::2dce39f7-99ea-45e7-b344-6ba0b55cb535"/>
  </w15:person>
  <w15:person w15:author="Danielle Cook">
    <w15:presenceInfo w15:providerId="AD" w15:userId="S::u6064507@umail.utah.edu::62ce9f33-bab0-4863-bc8b-6ccbf40dff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F7"/>
    <w:rsid w:val="00012964"/>
    <w:rsid w:val="00021FC2"/>
    <w:rsid w:val="0002545B"/>
    <w:rsid w:val="00032D5F"/>
    <w:rsid w:val="0005657E"/>
    <w:rsid w:val="000662CB"/>
    <w:rsid w:val="00070368"/>
    <w:rsid w:val="000764C4"/>
    <w:rsid w:val="00085E86"/>
    <w:rsid w:val="000B1080"/>
    <w:rsid w:val="000D1CE8"/>
    <w:rsid w:val="000D644C"/>
    <w:rsid w:val="000F003C"/>
    <w:rsid w:val="00114939"/>
    <w:rsid w:val="00117DA3"/>
    <w:rsid w:val="00126E41"/>
    <w:rsid w:val="001342A3"/>
    <w:rsid w:val="00134C69"/>
    <w:rsid w:val="0013635A"/>
    <w:rsid w:val="00141E5B"/>
    <w:rsid w:val="001457C0"/>
    <w:rsid w:val="001460CB"/>
    <w:rsid w:val="00151DD5"/>
    <w:rsid w:val="001636B6"/>
    <w:rsid w:val="00172DFC"/>
    <w:rsid w:val="001814E7"/>
    <w:rsid w:val="00181E9D"/>
    <w:rsid w:val="001B0BC9"/>
    <w:rsid w:val="001B3D38"/>
    <w:rsid w:val="001C3DC7"/>
    <w:rsid w:val="001D1856"/>
    <w:rsid w:val="001D4DD6"/>
    <w:rsid w:val="00203AD6"/>
    <w:rsid w:val="00203E8B"/>
    <w:rsid w:val="002401AC"/>
    <w:rsid w:val="002477B8"/>
    <w:rsid w:val="002B2606"/>
    <w:rsid w:val="002B6837"/>
    <w:rsid w:val="003127A7"/>
    <w:rsid w:val="003207F2"/>
    <w:rsid w:val="00326AC9"/>
    <w:rsid w:val="003310A3"/>
    <w:rsid w:val="0036399C"/>
    <w:rsid w:val="00380482"/>
    <w:rsid w:val="003804E1"/>
    <w:rsid w:val="00383291"/>
    <w:rsid w:val="0039026D"/>
    <w:rsid w:val="003C0524"/>
    <w:rsid w:val="003C0D53"/>
    <w:rsid w:val="003C2EEB"/>
    <w:rsid w:val="003E2709"/>
    <w:rsid w:val="0041636E"/>
    <w:rsid w:val="00423B6D"/>
    <w:rsid w:val="00426BEF"/>
    <w:rsid w:val="00442960"/>
    <w:rsid w:val="00443341"/>
    <w:rsid w:val="00475EEE"/>
    <w:rsid w:val="00482845"/>
    <w:rsid w:val="004B78B2"/>
    <w:rsid w:val="004D1225"/>
    <w:rsid w:val="004E2969"/>
    <w:rsid w:val="004E4295"/>
    <w:rsid w:val="0050092E"/>
    <w:rsid w:val="005075AA"/>
    <w:rsid w:val="005233FF"/>
    <w:rsid w:val="00545AE8"/>
    <w:rsid w:val="00550B74"/>
    <w:rsid w:val="00571113"/>
    <w:rsid w:val="005B51CB"/>
    <w:rsid w:val="005C635C"/>
    <w:rsid w:val="005D0213"/>
    <w:rsid w:val="005E27D6"/>
    <w:rsid w:val="005E31F4"/>
    <w:rsid w:val="005E65CA"/>
    <w:rsid w:val="00612CB6"/>
    <w:rsid w:val="006131D0"/>
    <w:rsid w:val="00615FC8"/>
    <w:rsid w:val="00623BFA"/>
    <w:rsid w:val="006768C5"/>
    <w:rsid w:val="00683F37"/>
    <w:rsid w:val="00693A87"/>
    <w:rsid w:val="006B16F3"/>
    <w:rsid w:val="006B2DC2"/>
    <w:rsid w:val="006B69C5"/>
    <w:rsid w:val="006C01BE"/>
    <w:rsid w:val="006E4911"/>
    <w:rsid w:val="006F0953"/>
    <w:rsid w:val="006F7CCF"/>
    <w:rsid w:val="00700585"/>
    <w:rsid w:val="00710D6D"/>
    <w:rsid w:val="00722BF2"/>
    <w:rsid w:val="0072793D"/>
    <w:rsid w:val="00733449"/>
    <w:rsid w:val="00733C65"/>
    <w:rsid w:val="00736F08"/>
    <w:rsid w:val="00750476"/>
    <w:rsid w:val="0076346F"/>
    <w:rsid w:val="007663FB"/>
    <w:rsid w:val="0077018A"/>
    <w:rsid w:val="007A001B"/>
    <w:rsid w:val="007A627F"/>
    <w:rsid w:val="007F364C"/>
    <w:rsid w:val="00813026"/>
    <w:rsid w:val="00813B04"/>
    <w:rsid w:val="00831451"/>
    <w:rsid w:val="008630E4"/>
    <w:rsid w:val="00873844"/>
    <w:rsid w:val="00882548"/>
    <w:rsid w:val="0088270D"/>
    <w:rsid w:val="00890C87"/>
    <w:rsid w:val="00896CCA"/>
    <w:rsid w:val="008B51C7"/>
    <w:rsid w:val="008B54B9"/>
    <w:rsid w:val="008C4CE1"/>
    <w:rsid w:val="008D76E3"/>
    <w:rsid w:val="008E487C"/>
    <w:rsid w:val="008F27F5"/>
    <w:rsid w:val="008F56D2"/>
    <w:rsid w:val="00917647"/>
    <w:rsid w:val="00952D1D"/>
    <w:rsid w:val="00957CCE"/>
    <w:rsid w:val="00961F31"/>
    <w:rsid w:val="00966250"/>
    <w:rsid w:val="0096745F"/>
    <w:rsid w:val="0098743A"/>
    <w:rsid w:val="009C69F8"/>
    <w:rsid w:val="00A053EB"/>
    <w:rsid w:val="00A1659F"/>
    <w:rsid w:val="00A213E3"/>
    <w:rsid w:val="00A21912"/>
    <w:rsid w:val="00A21FCC"/>
    <w:rsid w:val="00A253B9"/>
    <w:rsid w:val="00A54B84"/>
    <w:rsid w:val="00A76463"/>
    <w:rsid w:val="00A775F4"/>
    <w:rsid w:val="00A84C12"/>
    <w:rsid w:val="00AB35A9"/>
    <w:rsid w:val="00AB4DF7"/>
    <w:rsid w:val="00AC23D3"/>
    <w:rsid w:val="00AE6ADC"/>
    <w:rsid w:val="00B24DEB"/>
    <w:rsid w:val="00B3448E"/>
    <w:rsid w:val="00B34E16"/>
    <w:rsid w:val="00B50BC0"/>
    <w:rsid w:val="00BA1F47"/>
    <w:rsid w:val="00BA3BEA"/>
    <w:rsid w:val="00BC5374"/>
    <w:rsid w:val="00BD0C9D"/>
    <w:rsid w:val="00BD1FE4"/>
    <w:rsid w:val="00BF0E0F"/>
    <w:rsid w:val="00BF1DCC"/>
    <w:rsid w:val="00C20CCE"/>
    <w:rsid w:val="00C20F62"/>
    <w:rsid w:val="00C21407"/>
    <w:rsid w:val="00C24890"/>
    <w:rsid w:val="00C27009"/>
    <w:rsid w:val="00C52066"/>
    <w:rsid w:val="00C62FB3"/>
    <w:rsid w:val="00C7671C"/>
    <w:rsid w:val="00C801BA"/>
    <w:rsid w:val="00C8355F"/>
    <w:rsid w:val="00CB1C16"/>
    <w:rsid w:val="00CC1A63"/>
    <w:rsid w:val="00CC6D27"/>
    <w:rsid w:val="00CC72DE"/>
    <w:rsid w:val="00CD2D96"/>
    <w:rsid w:val="00CE4104"/>
    <w:rsid w:val="00CE5E24"/>
    <w:rsid w:val="00CF2414"/>
    <w:rsid w:val="00CF3774"/>
    <w:rsid w:val="00D259A3"/>
    <w:rsid w:val="00D47C51"/>
    <w:rsid w:val="00D5004F"/>
    <w:rsid w:val="00D5272B"/>
    <w:rsid w:val="00D562DC"/>
    <w:rsid w:val="00D72FEE"/>
    <w:rsid w:val="00D74B6F"/>
    <w:rsid w:val="00D942B7"/>
    <w:rsid w:val="00DC3D59"/>
    <w:rsid w:val="00DD73A3"/>
    <w:rsid w:val="00DE01B5"/>
    <w:rsid w:val="00DE09F6"/>
    <w:rsid w:val="00DF3D78"/>
    <w:rsid w:val="00DF46F8"/>
    <w:rsid w:val="00DF690D"/>
    <w:rsid w:val="00E0229E"/>
    <w:rsid w:val="00E02EB9"/>
    <w:rsid w:val="00E27DB6"/>
    <w:rsid w:val="00E650EB"/>
    <w:rsid w:val="00EB32A9"/>
    <w:rsid w:val="00EC2AA3"/>
    <w:rsid w:val="00ED2684"/>
    <w:rsid w:val="00EF416E"/>
    <w:rsid w:val="00F01AC8"/>
    <w:rsid w:val="00F07C6E"/>
    <w:rsid w:val="00F1407D"/>
    <w:rsid w:val="00F20083"/>
    <w:rsid w:val="00F21799"/>
    <w:rsid w:val="00F4635F"/>
    <w:rsid w:val="00F47C44"/>
    <w:rsid w:val="00F53A1E"/>
    <w:rsid w:val="00F7739A"/>
    <w:rsid w:val="00FA415A"/>
    <w:rsid w:val="00FA7865"/>
    <w:rsid w:val="00FB4734"/>
    <w:rsid w:val="00FD54BE"/>
    <w:rsid w:val="00FE2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6A171"/>
  <w15:chartTrackingRefBased/>
  <w15:docId w15:val="{4227B02A-0593-4DE4-B46C-03EE02028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DF7"/>
    <w:rPr>
      <w:rFonts w:eastAsiaTheme="majorEastAsia" w:cstheme="majorBidi"/>
      <w:color w:val="272727" w:themeColor="text1" w:themeTint="D8"/>
    </w:rPr>
  </w:style>
  <w:style w:type="paragraph" w:styleId="Title">
    <w:name w:val="Title"/>
    <w:basedOn w:val="Normal"/>
    <w:next w:val="Normal"/>
    <w:link w:val="TitleChar"/>
    <w:uiPriority w:val="10"/>
    <w:qFormat/>
    <w:rsid w:val="00AB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DF7"/>
    <w:pPr>
      <w:spacing w:before="160"/>
      <w:jc w:val="center"/>
    </w:pPr>
    <w:rPr>
      <w:i/>
      <w:iCs/>
      <w:color w:val="404040" w:themeColor="text1" w:themeTint="BF"/>
    </w:rPr>
  </w:style>
  <w:style w:type="character" w:customStyle="1" w:styleId="QuoteChar">
    <w:name w:val="Quote Char"/>
    <w:basedOn w:val="DefaultParagraphFont"/>
    <w:link w:val="Quote"/>
    <w:uiPriority w:val="29"/>
    <w:rsid w:val="00AB4DF7"/>
    <w:rPr>
      <w:i/>
      <w:iCs/>
      <w:color w:val="404040" w:themeColor="text1" w:themeTint="BF"/>
    </w:rPr>
  </w:style>
  <w:style w:type="paragraph" w:styleId="ListParagraph">
    <w:name w:val="List Paragraph"/>
    <w:basedOn w:val="Normal"/>
    <w:uiPriority w:val="34"/>
    <w:qFormat/>
    <w:rsid w:val="00AB4DF7"/>
    <w:pPr>
      <w:ind w:left="720"/>
      <w:contextualSpacing/>
    </w:pPr>
  </w:style>
  <w:style w:type="character" w:styleId="IntenseEmphasis">
    <w:name w:val="Intense Emphasis"/>
    <w:basedOn w:val="DefaultParagraphFont"/>
    <w:uiPriority w:val="21"/>
    <w:qFormat/>
    <w:rsid w:val="00AB4DF7"/>
    <w:rPr>
      <w:i/>
      <w:iCs/>
      <w:color w:val="0F4761" w:themeColor="accent1" w:themeShade="BF"/>
    </w:rPr>
  </w:style>
  <w:style w:type="paragraph" w:styleId="IntenseQuote">
    <w:name w:val="Intense Quote"/>
    <w:basedOn w:val="Normal"/>
    <w:next w:val="Normal"/>
    <w:link w:val="IntenseQuoteChar"/>
    <w:uiPriority w:val="30"/>
    <w:qFormat/>
    <w:rsid w:val="00AB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DF7"/>
    <w:rPr>
      <w:i/>
      <w:iCs/>
      <w:color w:val="0F4761" w:themeColor="accent1" w:themeShade="BF"/>
    </w:rPr>
  </w:style>
  <w:style w:type="character" w:styleId="IntenseReference">
    <w:name w:val="Intense Reference"/>
    <w:basedOn w:val="DefaultParagraphFont"/>
    <w:uiPriority w:val="32"/>
    <w:qFormat/>
    <w:rsid w:val="00AB4DF7"/>
    <w:rPr>
      <w:b/>
      <w:bCs/>
      <w:smallCaps/>
      <w:color w:val="0F4761" w:themeColor="accent1" w:themeShade="BF"/>
      <w:spacing w:val="5"/>
    </w:rPr>
  </w:style>
  <w:style w:type="paragraph" w:styleId="Revision">
    <w:name w:val="Revision"/>
    <w:hidden/>
    <w:uiPriority w:val="99"/>
    <w:semiHidden/>
    <w:rsid w:val="007A627F"/>
    <w:pPr>
      <w:spacing w:after="0" w:line="240" w:lineRule="auto"/>
    </w:pPr>
  </w:style>
  <w:style w:type="character" w:styleId="CommentReference">
    <w:name w:val="annotation reference"/>
    <w:basedOn w:val="DefaultParagraphFont"/>
    <w:uiPriority w:val="99"/>
    <w:semiHidden/>
    <w:unhideWhenUsed/>
    <w:rsid w:val="007A627F"/>
    <w:rPr>
      <w:sz w:val="16"/>
      <w:szCs w:val="16"/>
    </w:rPr>
  </w:style>
  <w:style w:type="paragraph" w:styleId="CommentText">
    <w:name w:val="annotation text"/>
    <w:basedOn w:val="Normal"/>
    <w:link w:val="CommentTextChar"/>
    <w:uiPriority w:val="99"/>
    <w:unhideWhenUsed/>
    <w:rsid w:val="007A627F"/>
    <w:pPr>
      <w:spacing w:line="240" w:lineRule="auto"/>
    </w:pPr>
    <w:rPr>
      <w:sz w:val="20"/>
      <w:szCs w:val="20"/>
    </w:rPr>
  </w:style>
  <w:style w:type="character" w:customStyle="1" w:styleId="CommentTextChar">
    <w:name w:val="Comment Text Char"/>
    <w:basedOn w:val="DefaultParagraphFont"/>
    <w:link w:val="CommentText"/>
    <w:uiPriority w:val="99"/>
    <w:rsid w:val="007A627F"/>
    <w:rPr>
      <w:sz w:val="20"/>
      <w:szCs w:val="20"/>
    </w:rPr>
  </w:style>
  <w:style w:type="paragraph" w:styleId="CommentSubject">
    <w:name w:val="annotation subject"/>
    <w:basedOn w:val="CommentText"/>
    <w:next w:val="CommentText"/>
    <w:link w:val="CommentSubjectChar"/>
    <w:uiPriority w:val="99"/>
    <w:semiHidden/>
    <w:unhideWhenUsed/>
    <w:rsid w:val="007A627F"/>
    <w:rPr>
      <w:b/>
      <w:bCs/>
    </w:rPr>
  </w:style>
  <w:style w:type="character" w:customStyle="1" w:styleId="CommentSubjectChar">
    <w:name w:val="Comment Subject Char"/>
    <w:basedOn w:val="CommentTextChar"/>
    <w:link w:val="CommentSubject"/>
    <w:uiPriority w:val="99"/>
    <w:semiHidden/>
    <w:rsid w:val="007A62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1516</Words>
  <Characters>8160</Characters>
  <Application>Microsoft Office Word</Application>
  <DocSecurity>0</DocSecurity>
  <Lines>160</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Chen</dc:creator>
  <cp:keywords/>
  <dc:description/>
  <cp:lastModifiedBy>Angela Presson</cp:lastModifiedBy>
  <cp:revision>4</cp:revision>
  <dcterms:created xsi:type="dcterms:W3CDTF">2026-04-09T23:26:00Z</dcterms:created>
  <dcterms:modified xsi:type="dcterms:W3CDTF">2026-04-09T23:29:00Z</dcterms:modified>
</cp:coreProperties>
</file>