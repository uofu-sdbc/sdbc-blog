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7DAA" w14:textId="6E1DDAB7" w:rsidR="00492F30" w:rsidRDefault="00902EF0" w:rsidP="00902EF0">
      <w:pPr>
        <w:pStyle w:val="Title"/>
      </w:pPr>
      <w:r>
        <w:t>Progress Report for a Randomized Trial</w:t>
      </w:r>
    </w:p>
    <w:p w14:paraId="1AA5BAEA" w14:textId="52D0E738" w:rsidR="00902EF0" w:rsidRDefault="00902EF0" w:rsidP="00902EF0">
      <w:r>
        <w:t>Author: Chelsea McCarty Allen (</w:t>
      </w:r>
      <w:hyperlink r:id="rId8" w:history="1">
        <w:r w:rsidRPr="00610F88">
          <w:rPr>
            <w:rStyle w:val="Hyperlink"/>
          </w:rPr>
          <w:t>chelsea.allen@hsc.utah.edu</w:t>
        </w:r>
      </w:hyperlink>
      <w:r>
        <w:t>)</w:t>
      </w:r>
    </w:p>
    <w:p w14:paraId="0744AB0B" w14:textId="3053D76A" w:rsidR="00902EF0" w:rsidDel="00180173" w:rsidRDefault="00902EF0" w:rsidP="00902EF0">
      <w:pPr>
        <w:rPr>
          <w:del w:id="0" w:author="Benjamin Brintz" w:date="2026-04-20T13:50:00Z" w16du:dateUtc="2026-04-20T19:50:00Z"/>
        </w:rPr>
      </w:pPr>
      <w:del w:id="1" w:author="Benjamin Brintz" w:date="2026-04-20T13:50:00Z" w16du:dateUtc="2026-04-20T19:50:00Z">
        <w:r w:rsidDel="00180173">
          <w:delText>Reviewer</w:delText>
        </w:r>
        <w:r w:rsidR="006D7046" w:rsidDel="00180173">
          <w:delText>s</w:delText>
        </w:r>
        <w:r w:rsidDel="00180173">
          <w:delText>:</w:delText>
        </w:r>
      </w:del>
    </w:p>
    <w:p w14:paraId="4B6D16FC" w14:textId="78FB8342" w:rsidR="00902EF0" w:rsidDel="00180173" w:rsidRDefault="00902EF0" w:rsidP="00902EF0">
      <w:pPr>
        <w:rPr>
          <w:del w:id="2" w:author="Benjamin Brintz" w:date="2026-04-20T13:50:00Z" w16du:dateUtc="2026-04-20T19:50:00Z"/>
        </w:rPr>
      </w:pPr>
      <w:del w:id="3" w:author="Benjamin Brintz" w:date="2026-04-20T13:50:00Z" w16du:dateUtc="2026-04-20T19:50:00Z">
        <w:r w:rsidDel="00180173">
          <w:delText>Date:</w:delText>
        </w:r>
      </w:del>
    </w:p>
    <w:p w14:paraId="0AB1BBC4" w14:textId="64FA98B7" w:rsidR="00902EF0" w:rsidRDefault="00902EF0" w:rsidP="00902EF0">
      <w:pPr>
        <w:pStyle w:val="Heading1"/>
      </w:pPr>
      <w:r>
        <w:t>Motivation</w:t>
      </w:r>
      <w:commentRangeStart w:id="4"/>
      <w:commentRangeStart w:id="5"/>
      <w:commentRangeEnd w:id="4"/>
      <w:r>
        <w:rPr>
          <w:rStyle w:val="CommentReference"/>
          <w:sz w:val="40"/>
          <w:szCs w:val="40"/>
        </w:rPr>
        <w:commentReference w:id="4"/>
      </w:r>
      <w:commentRangeEnd w:id="5"/>
      <w:r w:rsidR="00180173">
        <w:rPr>
          <w:rStyle w:val="CommentReference"/>
          <w:sz w:val="40"/>
          <w:szCs w:val="40"/>
        </w:rPr>
        <w:commentReference w:id="5"/>
      </w:r>
    </w:p>
    <w:p w14:paraId="34D253A0" w14:textId="2A66DCAA" w:rsidR="00902EF0" w:rsidDel="00EC2527" w:rsidRDefault="00902EF0" w:rsidP="00902EF0">
      <w:pPr>
        <w:rPr>
          <w:del w:id="6" w:author="Angela Presson" w:date="2026-04-21T15:44:00Z" w16du:dateUtc="2026-04-21T21:44:00Z"/>
        </w:rPr>
      </w:pPr>
      <w:del w:id="7" w:author="Angela Presson" w:date="2026-04-21T15:43:00Z" w16du:dateUtc="2026-04-21T21:43:00Z">
        <w:r w:rsidDel="00EC2527">
          <w:delText xml:space="preserve">The purpose of </w:delText>
        </w:r>
        <w:r w:rsidDel="00681EDB">
          <w:delText xml:space="preserve">these </w:delText>
        </w:r>
      </w:del>
      <w:ins w:id="8" w:author="Benjamin Brintz" w:date="2026-04-20T13:50:00Z" w16du:dateUtc="2026-04-20T19:50:00Z">
        <w:del w:id="9" w:author="Angela Presson" w:date="2026-04-21T15:43:00Z" w16du:dateUtc="2026-04-21T21:43:00Z">
          <w:r w:rsidR="00180173" w:rsidDel="00681EDB">
            <w:delText xml:space="preserve">the </w:delText>
          </w:r>
          <w:r w:rsidR="00180173" w:rsidDel="00EC2527">
            <w:delText xml:space="preserve">progress </w:delText>
          </w:r>
        </w:del>
      </w:ins>
      <w:del w:id="10" w:author="Angela Presson" w:date="2026-04-21T15:43:00Z" w16du:dateUtc="2026-04-21T21:43:00Z">
        <w:r w:rsidDel="00EC2527">
          <w:delText xml:space="preserve">reports is to </w:delText>
        </w:r>
      </w:del>
      <w:ins w:id="11" w:author="Angela Presson" w:date="2026-04-21T15:43:00Z" w16du:dateUtc="2026-04-21T21:43:00Z">
        <w:r w:rsidR="00EC2527">
          <w:t xml:space="preserve">Statisticians provide </w:t>
        </w:r>
      </w:ins>
      <w:ins w:id="12" w:author="Angela Presson" w:date="2026-04-21T15:44:00Z" w16du:dateUtc="2026-04-21T21:44:00Z">
        <w:r w:rsidR="00EC2527">
          <w:t xml:space="preserve">regular </w:t>
        </w:r>
      </w:ins>
      <w:ins w:id="13" w:author="Angela Presson" w:date="2026-04-21T15:43:00Z" w16du:dateUtc="2026-04-21T21:43:00Z">
        <w:r w:rsidR="00EC2527">
          <w:t>progress reports for randomized trials th</w:t>
        </w:r>
      </w:ins>
      <w:ins w:id="14" w:author="Angela Presson" w:date="2026-04-21T15:44:00Z" w16du:dateUtc="2026-04-21T21:44:00Z">
        <w:r w:rsidR="00EC2527">
          <w:t>roughout the enrollment process.</w:t>
        </w:r>
      </w:ins>
    </w:p>
    <w:p w14:paraId="17A4C0B6" w14:textId="16EC56C1" w:rsidR="00902EF0" w:rsidRDefault="00EC2527" w:rsidP="00EC2527">
      <w:pPr>
        <w:pPrChange w:id="15" w:author="Angela Presson" w:date="2026-04-21T15:44:00Z" w16du:dateUtc="2026-04-21T21:44:00Z">
          <w:pPr>
            <w:pStyle w:val="ListParagraph"/>
            <w:numPr>
              <w:numId w:val="1"/>
            </w:numPr>
            <w:ind w:hanging="360"/>
          </w:pPr>
        </w:pPrChange>
      </w:pPr>
      <w:ins w:id="16" w:author="Angela Presson" w:date="2026-04-21T15:45:00Z" w16du:dateUtc="2026-04-21T21:45:00Z">
        <w:r>
          <w:t xml:space="preserve"> The purpose is to k</w:t>
        </w:r>
      </w:ins>
      <w:del w:id="17" w:author="Angela Presson" w:date="2026-04-21T15:45:00Z" w16du:dateUtc="2026-04-21T21:45:00Z">
        <w:r w:rsidR="00902EF0" w:rsidDel="00EC2527">
          <w:delText>K</w:delText>
        </w:r>
      </w:del>
      <w:r w:rsidR="00902EF0">
        <w:t>eep the investigator informed about the study, specifically</w:t>
      </w:r>
    </w:p>
    <w:p w14:paraId="4B6EAB54" w14:textId="25277D7D" w:rsidR="00902EF0" w:rsidRDefault="00902EF0" w:rsidP="00AA1685">
      <w:pPr>
        <w:pStyle w:val="ListParagraph"/>
        <w:numPr>
          <w:ilvl w:val="1"/>
          <w:numId w:val="1"/>
        </w:numPr>
      </w:pPr>
      <w:r>
        <w:t xml:space="preserve">Randomization rates and </w:t>
      </w:r>
      <w:ins w:id="18" w:author="Benjamin Brintz" w:date="2026-04-20T14:04:00Z" w16du:dateUtc="2026-04-20T20:04:00Z">
        <w:r w:rsidR="00206993">
          <w:t xml:space="preserve">enrollment </w:t>
        </w:r>
      </w:ins>
      <w:r>
        <w:t>projections</w:t>
      </w:r>
    </w:p>
    <w:p w14:paraId="34752BE5" w14:textId="77777777" w:rsidR="00902EF0" w:rsidRDefault="00902EF0" w:rsidP="00902EF0">
      <w:pPr>
        <w:pStyle w:val="ListParagraph"/>
        <w:numPr>
          <w:ilvl w:val="1"/>
          <w:numId w:val="1"/>
        </w:numPr>
      </w:pPr>
      <w:r>
        <w:t>Demographics of those randomized</w:t>
      </w:r>
    </w:p>
    <w:p w14:paraId="49F2F609" w14:textId="77777777" w:rsidR="00AA1685" w:rsidRDefault="00902EF0" w:rsidP="00AA1685">
      <w:pPr>
        <w:pStyle w:val="ListParagraph"/>
        <w:numPr>
          <w:ilvl w:val="1"/>
          <w:numId w:val="1"/>
        </w:numPr>
      </w:pPr>
      <w:r>
        <w:t xml:space="preserve">Baseline and, </w:t>
      </w:r>
      <w:commentRangeStart w:id="19"/>
      <w:r>
        <w:t>if appropriate</w:t>
      </w:r>
      <w:commentRangeEnd w:id="19"/>
      <w:r w:rsidR="007A64C5">
        <w:rPr>
          <w:rStyle w:val="CommentReference"/>
          <w:sz w:val="22"/>
          <w:szCs w:val="22"/>
        </w:rPr>
        <w:commentReference w:id="19"/>
      </w:r>
      <w:r>
        <w:t>, follow-up measures of outcomes</w:t>
      </w:r>
    </w:p>
    <w:p w14:paraId="31100CF2" w14:textId="39CE0D7E" w:rsidR="00131743" w:rsidRDefault="00AA1685" w:rsidP="00AA1685">
      <w:pPr>
        <w:pStyle w:val="ListParagraph"/>
        <w:numPr>
          <w:ilvl w:val="1"/>
          <w:numId w:val="1"/>
        </w:numPr>
      </w:pPr>
      <w:r>
        <w:t>Subjects’ progress in</w:t>
      </w:r>
      <w:ins w:id="20" w:author="Benjamin Brintz" w:date="2026-04-20T14:13:00Z" w16du:dateUtc="2026-04-20T20:13:00Z">
        <w:r w:rsidR="002D0351">
          <w:t xml:space="preserve"> the</w:t>
        </w:r>
      </w:ins>
      <w:r>
        <w:t xml:space="preserve"> </w:t>
      </w:r>
      <w:commentRangeStart w:id="21"/>
      <w:commentRangeStart w:id="22"/>
      <w:r>
        <w:t>study</w:t>
      </w:r>
      <w:commentRangeEnd w:id="22"/>
      <w:r w:rsidR="007A64C5">
        <w:rPr>
          <w:rStyle w:val="CommentReference"/>
          <w:sz w:val="22"/>
          <w:szCs w:val="22"/>
        </w:rPr>
        <w:commentReference w:id="22"/>
      </w:r>
      <w:commentRangeEnd w:id="21"/>
      <w:r w:rsidR="00DF13BF">
        <w:rPr>
          <w:rStyle w:val="CommentReference"/>
          <w:sz w:val="22"/>
          <w:szCs w:val="22"/>
        </w:rPr>
        <w:commentReference w:id="21"/>
      </w:r>
    </w:p>
    <w:p w14:paraId="7F4AEAD6" w14:textId="48CA814B" w:rsidR="00AA1685" w:rsidDel="00EC2527" w:rsidRDefault="00AA1685" w:rsidP="00EC2527">
      <w:pPr>
        <w:rPr>
          <w:del w:id="23" w:author="Angela Presson" w:date="2026-04-21T15:45:00Z" w16du:dateUtc="2026-04-21T21:45:00Z"/>
        </w:rPr>
        <w:pPrChange w:id="24" w:author="Angela Presson" w:date="2026-04-21T15:45:00Z" w16du:dateUtc="2026-04-21T21:45:00Z">
          <w:pPr>
            <w:pStyle w:val="ListParagraph"/>
            <w:numPr>
              <w:numId w:val="1"/>
            </w:numPr>
            <w:ind w:hanging="360"/>
          </w:pPr>
        </w:pPrChange>
      </w:pPr>
      <w:del w:id="25" w:author="Angela Presson" w:date="2026-04-21T15:45:00Z" w16du:dateUtc="2026-04-21T21:45:00Z">
        <w:r w:rsidDel="00EC2527">
          <w:delText xml:space="preserve">Be an ongoing </w:delText>
        </w:r>
        <w:commentRangeStart w:id="26"/>
        <w:r w:rsidDel="00EC2527">
          <w:delText>update</w:delText>
        </w:r>
        <w:commentRangeEnd w:id="26"/>
        <w:r w:rsidR="0059256F" w:rsidDel="00EC2527">
          <w:rPr>
            <w:rStyle w:val="CommentReference"/>
            <w:sz w:val="22"/>
            <w:szCs w:val="22"/>
          </w:rPr>
          <w:commentReference w:id="26"/>
        </w:r>
      </w:del>
    </w:p>
    <w:p w14:paraId="1B665120" w14:textId="6ED936D1" w:rsidR="00AA1685" w:rsidDel="00EC2527" w:rsidRDefault="00AA1685" w:rsidP="00EC2527">
      <w:pPr>
        <w:rPr>
          <w:del w:id="27" w:author="Angela Presson" w:date="2026-04-21T15:46:00Z" w16du:dateUtc="2026-04-21T21:46:00Z"/>
        </w:rPr>
        <w:pPrChange w:id="28" w:author="Angela Presson" w:date="2026-04-21T15:45:00Z" w16du:dateUtc="2026-04-21T21:45:00Z">
          <w:pPr>
            <w:pStyle w:val="ListParagraph"/>
            <w:numPr>
              <w:ilvl w:val="1"/>
              <w:numId w:val="1"/>
            </w:numPr>
            <w:ind w:left="1440" w:hanging="360"/>
          </w:pPr>
        </w:pPrChange>
      </w:pPr>
      <w:del w:id="29" w:author="Angela Presson" w:date="2026-04-21T15:45:00Z" w16du:dateUtc="2026-04-21T21:45:00Z">
        <w:r w:rsidDel="00EC2527">
          <w:delText xml:space="preserve">We should expect that this will need to </w:delText>
        </w:r>
      </w:del>
      <w:ins w:id="30" w:author="Angela Presson" w:date="2026-04-21T15:45:00Z" w16du:dateUtc="2026-04-21T21:45:00Z">
        <w:r w:rsidR="00EC2527">
          <w:t xml:space="preserve">These should </w:t>
        </w:r>
      </w:ins>
      <w:r>
        <w:t xml:space="preserve">be done </w:t>
      </w:r>
      <w:del w:id="31" w:author="Angela Presson" w:date="2026-04-21T15:45:00Z" w16du:dateUtc="2026-04-21T21:45:00Z">
        <w:r w:rsidDel="00EC2527">
          <w:delText>with some frequency</w:delText>
        </w:r>
      </w:del>
      <w:ins w:id="32" w:author="Angela Presson" w:date="2026-04-21T15:45:00Z" w16du:dateUtc="2026-04-21T21:45:00Z">
        <w:r w:rsidR="00EC2527">
          <w:t>frequently</w:t>
        </w:r>
      </w:ins>
      <w:r>
        <w:t>: weekly, monthly, quarterly, etc. depending on the study.</w:t>
      </w:r>
      <w:r w:rsidR="00324788" w:rsidRPr="00324788">
        <w:t xml:space="preserve"> </w:t>
      </w:r>
      <w:r w:rsidR="00324788">
        <w:t>To this end, we want something that requires minimal tinkering and hopefully no copy and paste.  Creating this report should be a quick operation.</w:t>
      </w:r>
      <w:ins w:id="33" w:author="Angela Presson" w:date="2026-04-21T15:46:00Z" w16du:dateUtc="2026-04-21T21:46:00Z">
        <w:r w:rsidR="00EC2527">
          <w:t xml:space="preserve"> </w:t>
        </w:r>
      </w:ins>
    </w:p>
    <w:p w14:paraId="660ACD11" w14:textId="71AF1B01" w:rsidR="00324788" w:rsidRDefault="00AA1685" w:rsidP="00EC2527">
      <w:pPr>
        <w:pPrChange w:id="34" w:author="Angela Presson" w:date="2026-04-21T15:46:00Z" w16du:dateUtc="2026-04-21T21:46:00Z">
          <w:pPr>
            <w:pStyle w:val="ListParagraph"/>
            <w:numPr>
              <w:ilvl w:val="1"/>
              <w:numId w:val="1"/>
            </w:numPr>
            <w:ind w:left="1440" w:hanging="360"/>
          </w:pPr>
        </w:pPrChange>
      </w:pPr>
      <w:r>
        <w:t>Ideally, we would download the data, run the code (with</w:t>
      </w:r>
      <w:r w:rsidR="00324788">
        <w:t>out needing to make</w:t>
      </w:r>
      <w:r>
        <w:t xml:space="preserve"> changes) which</w:t>
      </w:r>
      <w:r w:rsidR="00324788">
        <w:t xml:space="preserve"> creates the tables and figures and</w:t>
      </w:r>
      <w:r>
        <w:t xml:space="preserve"> also outputs the report, and send off the </w:t>
      </w:r>
      <w:r w:rsidR="00FA4D80">
        <w:t>document</w:t>
      </w:r>
      <w:r>
        <w:t xml:space="preserve"> after </w:t>
      </w:r>
      <w:r w:rsidR="00FA4D80">
        <w:t xml:space="preserve">only </w:t>
      </w:r>
      <w:r>
        <w:t>a brief check.</w:t>
      </w:r>
    </w:p>
    <w:p w14:paraId="2BB09E5F" w14:textId="23937078" w:rsidR="00E87B59" w:rsidRDefault="00902EF0" w:rsidP="00902EF0">
      <w:del w:id="35" w:author="Angela Presson" w:date="2026-04-21T15:46:00Z" w16du:dateUtc="2026-04-21T21:46:00Z">
        <w:r w:rsidRPr="00EC2527" w:rsidDel="00EC2527">
          <w:rPr>
            <w:b/>
            <w:bCs/>
            <w:rPrChange w:id="36" w:author="Angela Presson" w:date="2026-04-21T15:46:00Z" w16du:dateUtc="2026-04-21T21:46:00Z">
              <w:rPr/>
            </w:rPrChange>
          </w:rPr>
          <w:delText>The purpose is</w:delText>
        </w:r>
      </w:del>
      <w:ins w:id="37" w:author="Angela Presson" w:date="2026-04-21T15:46:00Z" w16du:dateUtc="2026-04-21T21:46:00Z">
        <w:r w:rsidR="00EC2527" w:rsidRPr="00EC2527">
          <w:rPr>
            <w:b/>
            <w:bCs/>
            <w:rPrChange w:id="38" w:author="Angela Presson" w:date="2026-04-21T15:46:00Z" w16du:dateUtc="2026-04-21T21:46:00Z">
              <w:rPr/>
            </w:rPrChange>
          </w:rPr>
          <w:t>Note:</w:t>
        </w:r>
        <w:r w:rsidR="00EC2527">
          <w:t xml:space="preserve"> </w:t>
        </w:r>
        <w:r w:rsidR="00EC2527" w:rsidRPr="00EC2527">
          <w:rPr>
            <w:b/>
            <w:bCs/>
            <w:rPrChange w:id="39" w:author="Angela Presson" w:date="2026-04-21T15:46:00Z" w16du:dateUtc="2026-04-21T21:46:00Z">
              <w:rPr/>
            </w:rPrChange>
          </w:rPr>
          <w:t>These reports should</w:t>
        </w:r>
      </w:ins>
      <w:r w:rsidRPr="00EC2527">
        <w:rPr>
          <w:b/>
          <w:bCs/>
          <w:rPrChange w:id="40" w:author="Angela Presson" w:date="2026-04-21T15:46:00Z" w16du:dateUtc="2026-04-21T21:46:00Z">
            <w:rPr/>
          </w:rPrChange>
        </w:rPr>
        <w:t xml:space="preserve"> </w:t>
      </w:r>
      <w:r w:rsidR="00131743" w:rsidRPr="00EC2527">
        <w:rPr>
          <w:b/>
          <w:bCs/>
          <w:u w:val="single"/>
        </w:rPr>
        <w:t>not</w:t>
      </w:r>
      <w:r w:rsidRPr="00EC2527">
        <w:rPr>
          <w:b/>
          <w:bCs/>
          <w:rPrChange w:id="41" w:author="Angela Presson" w:date="2026-04-21T15:46:00Z" w16du:dateUtc="2026-04-21T21:46:00Z">
            <w:rPr/>
          </w:rPrChange>
        </w:rPr>
        <w:t xml:space="preserve"> </w:t>
      </w:r>
      <w:del w:id="42" w:author="Angela Presson" w:date="2026-04-21T15:46:00Z" w16du:dateUtc="2026-04-21T21:46:00Z">
        <w:r w:rsidRPr="00EC2527" w:rsidDel="00EC2527">
          <w:rPr>
            <w:b/>
            <w:bCs/>
            <w:rPrChange w:id="43" w:author="Angela Presson" w:date="2026-04-21T15:46:00Z" w16du:dateUtc="2026-04-21T21:46:00Z">
              <w:rPr/>
            </w:rPrChange>
          </w:rPr>
          <w:delText xml:space="preserve">to </w:delText>
        </w:r>
      </w:del>
      <w:r w:rsidRPr="00EC2527">
        <w:rPr>
          <w:b/>
          <w:bCs/>
          <w:rPrChange w:id="44" w:author="Angela Presson" w:date="2026-04-21T15:46:00Z" w16du:dateUtc="2026-04-21T21:46:00Z">
            <w:rPr/>
          </w:rPrChange>
        </w:rPr>
        <w:t xml:space="preserve">give any information about the randomization </w:t>
      </w:r>
      <w:r w:rsidR="00131743" w:rsidRPr="00EC2527">
        <w:rPr>
          <w:b/>
          <w:bCs/>
          <w:rPrChange w:id="45" w:author="Angela Presson" w:date="2026-04-21T15:46:00Z" w16du:dateUtc="2026-04-21T21:46:00Z">
            <w:rPr/>
          </w:rPrChange>
        </w:rPr>
        <w:t>treatments or give any data stratified by these groups.</w:t>
      </w:r>
      <w:r w:rsidR="00131743">
        <w:t xml:space="preserve">  Any information/outcomes </w:t>
      </w:r>
      <w:r w:rsidR="00E87B59">
        <w:t xml:space="preserve">should be summarized over all data without reference to treatments or treatment </w:t>
      </w:r>
      <w:commentRangeStart w:id="46"/>
      <w:r w:rsidR="00E87B59">
        <w:t>groups</w:t>
      </w:r>
      <w:commentRangeEnd w:id="46"/>
      <w:r w:rsidR="007A64C5">
        <w:rPr>
          <w:rStyle w:val="CommentReference"/>
          <w:sz w:val="22"/>
          <w:szCs w:val="22"/>
        </w:rPr>
        <w:commentReference w:id="46"/>
      </w:r>
      <w:r w:rsidR="00E87B59">
        <w:t>.</w:t>
      </w:r>
      <w:commentRangeStart w:id="47"/>
      <w:commentRangeEnd w:id="47"/>
      <w:r>
        <w:rPr>
          <w:rStyle w:val="CommentReference"/>
          <w:sz w:val="22"/>
          <w:szCs w:val="22"/>
        </w:rPr>
        <w:commentReference w:id="47"/>
      </w:r>
    </w:p>
    <w:p w14:paraId="561C27D2" w14:textId="76FBB023" w:rsidR="006D7046" w:rsidRDefault="006D7046" w:rsidP="006D7046">
      <w:pPr>
        <w:pStyle w:val="Heading1"/>
      </w:pPr>
      <w:r>
        <w:t>Context</w:t>
      </w:r>
    </w:p>
    <w:p w14:paraId="0DB3964F" w14:textId="77777777" w:rsidR="00FA4D80" w:rsidRDefault="006D7046" w:rsidP="006D7046">
      <w:r>
        <w:t xml:space="preserve">There is much more detailed information in the attached “Study and File Information” Word document, but here is a quick overview of this (entirely fabricated) study. </w:t>
      </w:r>
    </w:p>
    <w:p w14:paraId="6B140596" w14:textId="140DC6DC" w:rsidR="00FA4D80" w:rsidRDefault="006D7046" w:rsidP="00FA4D80">
      <w:pPr>
        <w:pStyle w:val="ListParagraph"/>
        <w:numPr>
          <w:ilvl w:val="0"/>
          <w:numId w:val="2"/>
        </w:numPr>
      </w:pPr>
      <w:r>
        <w:t xml:space="preserve">All data is </w:t>
      </w:r>
      <w:del w:id="48" w:author="Benjamin Brintz" w:date="2026-04-20T14:22:00Z" w16du:dateUtc="2026-04-20T20:22:00Z">
        <w:r w:rsidDel="00951BBE">
          <w:delText xml:space="preserve">assumed to be </w:delText>
        </w:r>
      </w:del>
      <w:r>
        <w:t xml:space="preserve">collected in REDCap and </w:t>
      </w:r>
      <w:commentRangeStart w:id="49"/>
      <w:r>
        <w:t>downloaded for R</w:t>
      </w:r>
      <w:commentRangeEnd w:id="49"/>
      <w:r w:rsidR="00CF1F7F">
        <w:rPr>
          <w:rStyle w:val="CommentReference"/>
          <w:sz w:val="22"/>
          <w:szCs w:val="22"/>
        </w:rPr>
        <w:commentReference w:id="49"/>
      </w:r>
      <w:r>
        <w:t xml:space="preserve">. Files are named to most closely represent </w:t>
      </w:r>
      <w:commentRangeStart w:id="50"/>
      <w:r>
        <w:t>this scenario</w:t>
      </w:r>
      <w:commentRangeEnd w:id="50"/>
      <w:r w:rsidR="0056473E">
        <w:rPr>
          <w:rStyle w:val="CommentReference"/>
          <w:sz w:val="22"/>
          <w:szCs w:val="22"/>
        </w:rPr>
        <w:commentReference w:id="50"/>
      </w:r>
      <w:r>
        <w:t xml:space="preserve">. </w:t>
      </w:r>
      <w:r w:rsidR="00FA4D80">
        <w:t xml:space="preserve">Data was downloaded on March 10, 2026 and </w:t>
      </w:r>
      <w:del w:id="51" w:author="Benjamin Brintz" w:date="2026-04-20T14:24:00Z" w16du:dateUtc="2026-04-20T20:24:00Z">
        <w:r w:rsidR="00FA4D80" w:rsidDel="00951BBE">
          <w:delText>that is taken to be the day of the report</w:delText>
        </w:r>
      </w:del>
      <w:ins w:id="52" w:author="Benjamin Brintz" w:date="2026-04-20T14:24:00Z" w16du:dateUtc="2026-04-20T20:24:00Z">
        <w:r w:rsidR="00951BBE">
          <w:t>the report is generated on the same day</w:t>
        </w:r>
      </w:ins>
      <w:r w:rsidR="00FA4D80">
        <w:t>.</w:t>
      </w:r>
    </w:p>
    <w:p w14:paraId="4FBB06FB" w14:textId="79643DF2" w:rsidR="00FA4D80" w:rsidRDefault="006D7046" w:rsidP="00FA4D80">
      <w:pPr>
        <w:pStyle w:val="ListParagraph"/>
        <w:numPr>
          <w:ilvl w:val="0"/>
          <w:numId w:val="2"/>
        </w:numPr>
      </w:pPr>
      <w:r>
        <w:t xml:space="preserve">This is a randomized trial with an online prescreening survey, screening, 3 in-person visits, and 2 online check-ins.  There are </w:t>
      </w:r>
      <w:del w:id="53" w:author="Benjamin Brintz" w:date="2026-04-20T14:23:00Z" w16du:dateUtc="2026-04-20T20:23:00Z">
        <w:r w:rsidDel="00951BBE">
          <w:delText xml:space="preserve">some </w:delText>
        </w:r>
      </w:del>
      <w:r>
        <w:t xml:space="preserve">inclusion/exclusion criteria </w:t>
      </w:r>
      <w:ins w:id="54" w:author="Benjamin Brintz" w:date="2026-04-20T14:25:00Z" w16du:dateUtc="2026-04-20T20:25:00Z">
        <w:r w:rsidR="00621CF6">
          <w:t xml:space="preserve">applied </w:t>
        </w:r>
      </w:ins>
      <w:r>
        <w:t>at prescreening and</w:t>
      </w:r>
      <w:ins w:id="55" w:author="Benjamin Brintz" w:date="2026-04-20T14:25:00Z" w16du:dateUtc="2026-04-20T20:25:00Z">
        <w:r w:rsidR="00621CF6">
          <w:t xml:space="preserve"> </w:t>
        </w:r>
      </w:ins>
      <w:del w:id="56" w:author="Benjamin Brintz" w:date="2026-04-20T14:25:00Z" w16du:dateUtc="2026-04-20T20:25:00Z">
        <w:r w:rsidDel="00621CF6">
          <w:delText xml:space="preserve"> then again </w:delText>
        </w:r>
      </w:del>
      <w:r>
        <w:t xml:space="preserve">at the in-person screening.  </w:t>
      </w:r>
    </w:p>
    <w:p w14:paraId="315B4D16" w14:textId="6AC67D41" w:rsidR="006D7046" w:rsidRDefault="00AA1685" w:rsidP="00FA4D80">
      <w:pPr>
        <w:pStyle w:val="ListParagraph"/>
        <w:numPr>
          <w:ilvl w:val="0"/>
          <w:numId w:val="2"/>
        </w:numPr>
      </w:pPr>
      <w:r>
        <w:t>Through power calculations, it is determined</w:t>
      </w:r>
      <w:r w:rsidR="006D7046">
        <w:t xml:space="preserve"> that </w:t>
      </w:r>
      <w:r>
        <w:t xml:space="preserve">150 subjects completing the study will be enough to test their hypothesis.  Due to </w:t>
      </w:r>
      <w:commentRangeStart w:id="57"/>
      <w:r>
        <w:t>known</w:t>
      </w:r>
      <w:commentRangeEnd w:id="57"/>
      <w:r w:rsidR="0067439D">
        <w:rPr>
          <w:rStyle w:val="CommentReference"/>
          <w:sz w:val="22"/>
          <w:szCs w:val="22"/>
        </w:rPr>
        <w:commentReference w:id="57"/>
      </w:r>
      <w:r>
        <w:t xml:space="preserve"> attrition rates, investigators estimate that 180 should be enrolled to </w:t>
      </w:r>
      <w:del w:id="58" w:author="Benjamin Brintz" w:date="2026-04-20T14:26:00Z" w16du:dateUtc="2026-04-20T20:26:00Z">
        <w:r w:rsidDel="0067439D">
          <w:delText>accomplish this</w:delText>
        </w:r>
      </w:del>
      <w:ins w:id="59" w:author="Benjamin Brintz" w:date="2026-04-20T14:26:00Z" w16du:dateUtc="2026-04-20T20:26:00Z">
        <w:r w:rsidR="0067439D">
          <w:t>enroll enough patients</w:t>
        </w:r>
      </w:ins>
      <w:r>
        <w:t>.</w:t>
      </w:r>
    </w:p>
    <w:p w14:paraId="06403833" w14:textId="52BDC48C" w:rsidR="003367F3" w:rsidRDefault="00AF3DC8" w:rsidP="00AF3DC8">
      <w:pPr>
        <w:pStyle w:val="Heading1"/>
      </w:pPr>
      <w:r>
        <w:t>Example Report</w:t>
      </w:r>
    </w:p>
    <w:p w14:paraId="4CBC4C33" w14:textId="1A0D3D5D" w:rsidR="00CA61DC" w:rsidRDefault="00AF3DC8" w:rsidP="00CA61DC">
      <w:r>
        <w:t xml:space="preserve">An entire report (as well as the code to produce it) is </w:t>
      </w:r>
      <w:del w:id="60" w:author="Benjamin Brintz" w:date="2026-04-20T14:27:00Z" w16du:dateUtc="2026-04-20T20:27:00Z">
        <w:r w:rsidDel="007922BB">
          <w:delText xml:space="preserve">given </w:delText>
        </w:r>
      </w:del>
      <w:ins w:id="61" w:author="Benjamin Brintz" w:date="2026-04-20T14:27:00Z" w16du:dateUtc="2026-04-20T20:27:00Z">
        <w:r w:rsidR="007922BB">
          <w:t xml:space="preserve">provided </w:t>
        </w:r>
      </w:ins>
      <w:r>
        <w:t xml:space="preserve">in the attached files. </w:t>
      </w:r>
      <w:r w:rsidR="00CA61DC">
        <w:t xml:space="preserve">This document </w:t>
      </w:r>
      <w:del w:id="62" w:author="Benjamin Brintz" w:date="2026-04-20T14:28:00Z" w16du:dateUtc="2026-04-20T20:28:00Z">
        <w:r w:rsidR="00CA61DC" w:rsidDel="008B0854">
          <w:delText xml:space="preserve">contains </w:delText>
        </w:r>
      </w:del>
      <w:ins w:id="63" w:author="Benjamin Brintz" w:date="2026-04-20T14:28:00Z" w16du:dateUtc="2026-04-20T20:28:00Z">
        <w:r w:rsidR="008B0854">
          <w:t xml:space="preserve">presents </w:t>
        </w:r>
      </w:ins>
      <w:r w:rsidR="00CA61DC">
        <w:t xml:space="preserve">most of the tables and figures I would use over the course of a study.  At any given time, I would </w:t>
      </w:r>
      <w:r w:rsidR="00CA61DC">
        <w:lastRenderedPageBreak/>
        <w:t>likely only give a subset of the information shown here.  In the code, this can be done by just changing the “out.order” vector to only include the plots and tables you want printed.</w:t>
      </w:r>
    </w:p>
    <w:p w14:paraId="41719218" w14:textId="6EC42827" w:rsidR="00AF3DC8" w:rsidRDefault="00AF3DC8" w:rsidP="007C3650">
      <w:pPr>
        <w:pBdr>
          <w:bottom w:val="single" w:sz="4" w:space="1" w:color="auto"/>
        </w:pBdr>
      </w:pPr>
      <w:r>
        <w:t xml:space="preserve"> Given here are the tables and plots with included commentary on how/when they might be useful.</w:t>
      </w:r>
    </w:p>
    <w:p w14:paraId="0E04F2A1" w14:textId="77777777" w:rsidR="007C3650" w:rsidRDefault="007C3650" w:rsidP="007C3650"/>
    <w:p w14:paraId="0A6023B5" w14:textId="254694CC" w:rsidR="007C3650" w:rsidRDefault="007C3650" w:rsidP="007C3650">
      <w:r>
        <w:rPr>
          <w:rFonts w:ascii="Times New Roman" w:hAnsi="Times New Roman" w:cs="Times New Roman"/>
          <w:kern w:val="0"/>
          <w:sz w:val="20"/>
          <w:szCs w:val="20"/>
        </w:rPr>
        <w:t>Data was pulled on 2026-03-10.</w:t>
      </w:r>
    </w:p>
    <w:p w14:paraId="0311FD00" w14:textId="28382C37" w:rsidR="00053AFE" w:rsidRDefault="00053AFE" w:rsidP="00053AFE">
      <w:pPr>
        <w:pStyle w:val="Heading3"/>
        <w:rPr>
          <w:rFonts w:eastAsiaTheme="minorEastAsia"/>
          <w:b/>
          <w:bCs/>
        </w:rPr>
      </w:pPr>
      <w:r>
        <w:rPr>
          <w:rFonts w:eastAsiaTheme="minorEastAsia"/>
        </w:rPr>
        <w:t>Figure 1. Enrollment Status</w:t>
      </w:r>
      <w:r>
        <w:rPr>
          <w:rFonts w:eastAsiaTheme="minorEastAsia"/>
          <w:b/>
          <w:bCs/>
        </w:rPr>
        <w:br/>
      </w:r>
      <w:commentRangeStart w:id="64"/>
      <w:commentRangeEnd w:id="64"/>
      <w:r>
        <w:rPr>
          <w:rStyle w:val="CommentReference"/>
          <w:rFonts w:eastAsiaTheme="minorEastAsia"/>
          <w:b/>
          <w:bCs/>
          <w:sz w:val="28"/>
          <w:szCs w:val="28"/>
        </w:rPr>
        <w:commentReference w:id="64"/>
      </w:r>
    </w:p>
    <w:p w14:paraId="6423A949" w14:textId="4BD244F7"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054EAE63" wp14:editId="3C196B3D">
            <wp:extent cx="4114800" cy="5486400"/>
            <wp:effectExtent l="0" t="0" r="0" b="0"/>
            <wp:docPr id="1906524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4800" cy="5486400"/>
                    </a:xfrm>
                    <a:prstGeom prst="rect">
                      <a:avLst/>
                    </a:prstGeom>
                    <a:noFill/>
                    <a:ln>
                      <a:noFill/>
                    </a:ln>
                  </pic:spPr>
                </pic:pic>
              </a:graphicData>
            </a:graphic>
          </wp:inline>
        </w:drawing>
      </w:r>
    </w:p>
    <w:p w14:paraId="489D6162"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Final enrolled number is 120. </w:t>
      </w:r>
      <w:r>
        <w:rPr>
          <w:rFonts w:ascii="Times New Roman" w:hAnsi="Times New Roman" w:cs="Times New Roman"/>
          <w:kern w:val="0"/>
          <w:sz w:val="20"/>
          <w:szCs w:val="20"/>
        </w:rPr>
        <w:br/>
        <w:t xml:space="preserve">*These exclusions are covered in the indicated table. </w:t>
      </w:r>
      <w:r>
        <w:rPr>
          <w:rFonts w:ascii="Times New Roman" w:hAnsi="Times New Roman" w:cs="Times New Roman"/>
          <w:kern w:val="0"/>
          <w:sz w:val="20"/>
          <w:szCs w:val="20"/>
        </w:rPr>
        <w:br/>
        <w:t xml:space="preserve"> </w:t>
      </w:r>
    </w:p>
    <w:p w14:paraId="47224FE1" w14:textId="194BBC4E" w:rsidR="00053AFE" w:rsidRDefault="00053AFE" w:rsidP="00053AF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053AFE">
        <w:t xml:space="preserve">This shows the steps to </w:t>
      </w:r>
      <w:commentRangeStart w:id="65"/>
      <w:r w:rsidRPr="00053AFE">
        <w:t xml:space="preserve">randomization and how many people are </w:t>
      </w:r>
      <w:commentRangeEnd w:id="65"/>
      <w:r w:rsidR="00DC67B8" w:rsidRPr="00053AFE">
        <w:rPr>
          <w:rStyle w:val="CommentReference"/>
          <w:sz w:val="22"/>
          <w:szCs w:val="22"/>
        </w:rPr>
        <w:commentReference w:id="65"/>
      </w:r>
      <w:r w:rsidRPr="00053AFE">
        <w:t>progressing through. This is generally helpful any time during randomization.</w:t>
      </w:r>
      <w:commentRangeStart w:id="66"/>
      <w:commentRangeEnd w:id="66"/>
      <w:r>
        <w:rPr>
          <w:rStyle w:val="CommentReference"/>
          <w:rFonts w:ascii="Times New Roman" w:hAnsi="Times New Roman" w:cs="Times New Roman"/>
          <w:kern w:val="0"/>
          <w:sz w:val="20"/>
          <w:szCs w:val="20"/>
        </w:rPr>
        <w:commentReference w:id="66"/>
      </w:r>
    </w:p>
    <w:p w14:paraId="277AF6EF" w14:textId="77777777" w:rsidR="00917BA4" w:rsidRDefault="00917BA4" w:rsidP="00917BA4">
      <w:pPr>
        <w:pStyle w:val="Heading3"/>
        <w:rPr>
          <w:rFonts w:eastAsiaTheme="minorEastAsia"/>
          <w:b/>
          <w:bCs/>
        </w:rPr>
      </w:pPr>
      <w:r>
        <w:rPr>
          <w:rFonts w:eastAsiaTheme="minorEastAsia"/>
        </w:rPr>
        <w:lastRenderedPageBreak/>
        <w:t>Table 1a. PreScreening Inclusion Criteria</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510"/>
        <w:gridCol w:w="1580"/>
      </w:tblGrid>
      <w:tr w:rsidR="00917BA4" w14:paraId="26E5AB8F" w14:textId="77777777" w:rsidTr="00BE673C">
        <w:trPr>
          <w:tblHeader/>
          <w:jc w:val="center"/>
        </w:trPr>
        <w:tc>
          <w:tcPr>
            <w:tcW w:w="2510" w:type="dxa"/>
            <w:tcBorders>
              <w:top w:val="single" w:sz="6" w:space="0" w:color="auto"/>
              <w:left w:val="nil"/>
              <w:bottom w:val="single" w:sz="6" w:space="0" w:color="auto"/>
              <w:right w:val="nil"/>
            </w:tcBorders>
            <w:tcMar>
              <w:top w:w="100" w:type="nil"/>
              <w:right w:w="100" w:type="nil"/>
            </w:tcMar>
            <w:vAlign w:val="bottom"/>
          </w:tcPr>
          <w:p w14:paraId="335FF08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Inclusion Criteria</w:t>
            </w:r>
          </w:p>
        </w:tc>
        <w:tc>
          <w:tcPr>
            <w:tcW w:w="1580" w:type="dxa"/>
            <w:tcBorders>
              <w:top w:val="single" w:sz="6" w:space="0" w:color="auto"/>
              <w:left w:val="nil"/>
              <w:bottom w:val="single" w:sz="6" w:space="0" w:color="auto"/>
              <w:right w:val="nil"/>
            </w:tcBorders>
            <w:tcMar>
              <w:top w:w="100" w:type="nil"/>
              <w:right w:w="100" w:type="nil"/>
            </w:tcMar>
            <w:vAlign w:val="bottom"/>
          </w:tcPr>
          <w:p w14:paraId="029B9D14"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Failed</w:t>
            </w:r>
          </w:p>
        </w:tc>
      </w:tr>
      <w:tr w:rsidR="00917BA4" w14:paraId="73FF22CF" w14:textId="77777777" w:rsidTr="00BE673C">
        <w:trPr>
          <w:jc w:val="center"/>
        </w:trPr>
        <w:tc>
          <w:tcPr>
            <w:tcW w:w="2510" w:type="dxa"/>
            <w:tcBorders>
              <w:top w:val="nil"/>
              <w:left w:val="nil"/>
              <w:bottom w:val="nil"/>
              <w:right w:val="nil"/>
            </w:tcBorders>
            <w:tcMar>
              <w:top w:w="100" w:type="nil"/>
              <w:right w:w="100" w:type="nil"/>
            </w:tcMar>
          </w:tcPr>
          <w:p w14:paraId="53F355A2"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1 &gt; 10</w:t>
            </w:r>
          </w:p>
        </w:tc>
        <w:tc>
          <w:tcPr>
            <w:tcW w:w="1580" w:type="dxa"/>
            <w:tcBorders>
              <w:top w:val="nil"/>
              <w:left w:val="nil"/>
              <w:bottom w:val="nil"/>
              <w:right w:val="nil"/>
            </w:tcBorders>
            <w:tcMar>
              <w:top w:w="100" w:type="nil"/>
              <w:right w:w="100" w:type="nil"/>
            </w:tcMar>
          </w:tcPr>
          <w:p w14:paraId="3928F9AD"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706</w:t>
            </w:r>
          </w:p>
        </w:tc>
      </w:tr>
      <w:tr w:rsidR="00917BA4" w14:paraId="2BE8A276" w14:textId="77777777" w:rsidTr="00BE673C">
        <w:trPr>
          <w:jc w:val="center"/>
        </w:trPr>
        <w:tc>
          <w:tcPr>
            <w:tcW w:w="2510" w:type="dxa"/>
            <w:tcBorders>
              <w:top w:val="nil"/>
              <w:left w:val="nil"/>
              <w:bottom w:val="nil"/>
              <w:right w:val="nil"/>
            </w:tcBorders>
            <w:tcMar>
              <w:top w:w="100" w:type="nil"/>
              <w:right w:w="100" w:type="nil"/>
            </w:tcMar>
          </w:tcPr>
          <w:p w14:paraId="1DE74B8C"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2 &gt; 8</w:t>
            </w:r>
          </w:p>
        </w:tc>
        <w:tc>
          <w:tcPr>
            <w:tcW w:w="1580" w:type="dxa"/>
            <w:tcBorders>
              <w:top w:val="nil"/>
              <w:left w:val="nil"/>
              <w:bottom w:val="nil"/>
              <w:right w:val="nil"/>
            </w:tcBorders>
            <w:tcMar>
              <w:top w:w="100" w:type="nil"/>
              <w:right w:w="100" w:type="nil"/>
            </w:tcMar>
          </w:tcPr>
          <w:p w14:paraId="4D4A0683"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674</w:t>
            </w:r>
          </w:p>
        </w:tc>
      </w:tr>
      <w:tr w:rsidR="00917BA4" w14:paraId="110757E5" w14:textId="77777777" w:rsidTr="00BE673C">
        <w:trPr>
          <w:jc w:val="center"/>
        </w:trPr>
        <w:tc>
          <w:tcPr>
            <w:tcW w:w="2510" w:type="dxa"/>
            <w:tcBorders>
              <w:top w:val="nil"/>
              <w:left w:val="nil"/>
              <w:bottom w:val="nil"/>
              <w:right w:val="nil"/>
            </w:tcBorders>
            <w:tcMar>
              <w:top w:w="100" w:type="nil"/>
              <w:right w:w="100" w:type="nil"/>
            </w:tcMar>
          </w:tcPr>
          <w:p w14:paraId="16AD5EA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Hypertension/Hypotension</w:t>
            </w:r>
          </w:p>
        </w:tc>
        <w:tc>
          <w:tcPr>
            <w:tcW w:w="1580" w:type="dxa"/>
            <w:tcBorders>
              <w:top w:val="nil"/>
              <w:left w:val="nil"/>
              <w:bottom w:val="nil"/>
              <w:right w:val="nil"/>
            </w:tcBorders>
            <w:tcMar>
              <w:top w:w="100" w:type="nil"/>
              <w:right w:w="100" w:type="nil"/>
            </w:tcMar>
          </w:tcPr>
          <w:p w14:paraId="1415526A"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333</w:t>
            </w:r>
          </w:p>
        </w:tc>
      </w:tr>
      <w:tr w:rsidR="00917BA4" w14:paraId="76D1259F" w14:textId="77777777" w:rsidTr="00BE673C">
        <w:trPr>
          <w:jc w:val="center"/>
        </w:trPr>
        <w:tc>
          <w:tcPr>
            <w:tcW w:w="2510" w:type="dxa"/>
            <w:tcBorders>
              <w:top w:val="nil"/>
              <w:left w:val="nil"/>
              <w:bottom w:val="single" w:sz="6" w:space="0" w:color="auto"/>
              <w:right w:val="nil"/>
            </w:tcBorders>
            <w:tcMar>
              <w:top w:w="100" w:type="nil"/>
              <w:right w:w="100" w:type="nil"/>
            </w:tcMar>
          </w:tcPr>
          <w:p w14:paraId="61C3A62F"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Ability to do study</w:t>
            </w:r>
          </w:p>
        </w:tc>
        <w:tc>
          <w:tcPr>
            <w:tcW w:w="1580" w:type="dxa"/>
            <w:tcBorders>
              <w:top w:val="nil"/>
              <w:left w:val="nil"/>
              <w:bottom w:val="single" w:sz="6" w:space="0" w:color="auto"/>
              <w:right w:val="nil"/>
            </w:tcBorders>
            <w:tcMar>
              <w:top w:w="100" w:type="nil"/>
              <w:right w:w="100" w:type="nil"/>
            </w:tcMar>
          </w:tcPr>
          <w:p w14:paraId="29CB498B"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151</w:t>
            </w:r>
          </w:p>
        </w:tc>
      </w:tr>
    </w:tbl>
    <w:p w14:paraId="634D212C" w14:textId="1D4EC20B" w:rsidR="00053AFE" w:rsidRDefault="00917BA4"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Some subjects failed to meet multiple inclusion criteria. </w:t>
      </w:r>
      <w:r>
        <w:rPr>
          <w:rFonts w:ascii="Times New Roman" w:hAnsi="Times New Roman" w:cs="Times New Roman"/>
          <w:kern w:val="0"/>
          <w:sz w:val="20"/>
          <w:szCs w:val="20"/>
        </w:rPr>
        <w:br/>
        <w:t>Of the 1285 subjects who completed the prescreening survey, 1104 did not meet at least 1 inclusion criteria and 1</w:t>
      </w:r>
      <w:ins w:id="67" w:author="Benjamin Brintz" w:date="2026-04-20T14:51:00Z" w16du:dateUtc="2026-04-20T20:51:00Z">
        <w:r w:rsidR="00EB57BC">
          <w:rPr>
            <w:rFonts w:ascii="Times New Roman" w:hAnsi="Times New Roman" w:cs="Times New Roman"/>
            <w:kern w:val="0"/>
            <w:sz w:val="20"/>
            <w:szCs w:val="20"/>
          </w:rPr>
          <w:t>5</w:t>
        </w:r>
      </w:ins>
      <w:del w:id="68" w:author="Benjamin Brintz" w:date="2026-04-20T14:51:00Z" w16du:dateUtc="2026-04-20T20:51:00Z">
        <w:r w:rsidDel="00EB57BC">
          <w:rPr>
            <w:rFonts w:ascii="Times New Roman" w:hAnsi="Times New Roman" w:cs="Times New Roman"/>
            <w:kern w:val="0"/>
            <w:sz w:val="20"/>
            <w:szCs w:val="20"/>
          </w:rPr>
          <w:delText>8</w:delText>
        </w:r>
      </w:del>
      <w:r>
        <w:rPr>
          <w:rFonts w:ascii="Times New Roman" w:hAnsi="Times New Roman" w:cs="Times New Roman"/>
          <w:kern w:val="0"/>
          <w:sz w:val="20"/>
          <w:szCs w:val="20"/>
        </w:rPr>
        <w:t>1 met all inclusion criteria and were able to be scheduled for a screening visit.</w:t>
      </w:r>
      <w:r w:rsidR="00053AFE">
        <w:rPr>
          <w:rFonts w:ascii="Times New Roman" w:hAnsi="Times New Roman" w:cs="Times New Roman"/>
          <w:kern w:val="0"/>
          <w:sz w:val="20"/>
          <w:szCs w:val="20"/>
        </w:rPr>
        <w:br/>
        <w:t xml:space="preserve"> </w:t>
      </w:r>
      <w:r w:rsidR="00053AFE">
        <w:rPr>
          <w:rFonts w:ascii="Times New Roman" w:hAnsi="Times New Roman" w:cs="Times New Roman"/>
          <w:kern w:val="0"/>
          <w:sz w:val="20"/>
          <w:szCs w:val="20"/>
        </w:rPr>
        <w:br/>
      </w:r>
      <w:commentRangeStart w:id="69"/>
      <w:commentRangeEnd w:id="69"/>
      <w:r>
        <w:rPr>
          <w:rStyle w:val="CommentReference"/>
          <w:rFonts w:ascii="Times New Roman" w:hAnsi="Times New Roman" w:cs="Times New Roman"/>
          <w:kern w:val="0"/>
          <w:sz w:val="20"/>
          <w:szCs w:val="20"/>
        </w:rPr>
        <w:commentReference w:id="69"/>
      </w:r>
    </w:p>
    <w:p w14:paraId="20FE76D8" w14:textId="77777777" w:rsidR="00053AFE" w:rsidRDefault="00053AFE" w:rsidP="00053AFE">
      <w:pPr>
        <w:pStyle w:val="Heading3"/>
        <w:rPr>
          <w:rFonts w:eastAsiaTheme="minorEastAsia"/>
          <w:b/>
          <w:bCs/>
        </w:rPr>
      </w:pPr>
      <w:r>
        <w:rPr>
          <w:rFonts w:eastAsiaTheme="minorEastAsia"/>
        </w:rPr>
        <w:t xml:space="preserve">Table 1b. </w:t>
      </w:r>
      <w:commentRangeStart w:id="70"/>
      <w:r>
        <w:rPr>
          <w:rFonts w:eastAsiaTheme="minorEastAsia"/>
        </w:rPr>
        <w:t>Exclusions at Screening Visit</w:t>
      </w:r>
      <w:commentRangeEnd w:id="70"/>
      <w:r w:rsidR="0009762B">
        <w:rPr>
          <w:rStyle w:val="CommentReference"/>
          <w:rFonts w:eastAsiaTheme="minorEastAsia"/>
          <w:b/>
          <w:bCs/>
          <w:sz w:val="28"/>
          <w:szCs w:val="28"/>
        </w:rPr>
        <w:commentReference w:id="70"/>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825"/>
        <w:gridCol w:w="1835"/>
      </w:tblGrid>
      <w:tr w:rsidR="00053AFE" w14:paraId="5E88C36A" w14:textId="77777777" w:rsidTr="00BE673C">
        <w:trPr>
          <w:tblHeader/>
          <w:jc w:val="center"/>
        </w:trPr>
        <w:tc>
          <w:tcPr>
            <w:tcW w:w="2825" w:type="dxa"/>
            <w:tcBorders>
              <w:top w:val="single" w:sz="6" w:space="0" w:color="auto"/>
              <w:left w:val="nil"/>
              <w:bottom w:val="single" w:sz="6" w:space="0" w:color="auto"/>
              <w:right w:val="nil"/>
            </w:tcBorders>
            <w:tcMar>
              <w:top w:w="100" w:type="nil"/>
              <w:right w:w="100" w:type="nil"/>
            </w:tcMar>
            <w:vAlign w:val="bottom"/>
          </w:tcPr>
          <w:p w14:paraId="5D21F87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Exclusion</w:t>
            </w:r>
          </w:p>
        </w:tc>
        <w:tc>
          <w:tcPr>
            <w:tcW w:w="1835" w:type="dxa"/>
            <w:tcBorders>
              <w:top w:val="single" w:sz="6" w:space="0" w:color="auto"/>
              <w:left w:val="nil"/>
              <w:bottom w:val="single" w:sz="6" w:space="0" w:color="auto"/>
              <w:right w:val="nil"/>
            </w:tcBorders>
            <w:tcMar>
              <w:top w:w="100" w:type="nil"/>
              <w:right w:w="100" w:type="nil"/>
            </w:tcMar>
            <w:vAlign w:val="bottom"/>
          </w:tcPr>
          <w:p w14:paraId="7B4699D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Excluded</w:t>
            </w:r>
          </w:p>
        </w:tc>
      </w:tr>
      <w:tr w:rsidR="00053AFE" w14:paraId="36490545" w14:textId="77777777" w:rsidTr="00BE673C">
        <w:trPr>
          <w:jc w:val="center"/>
        </w:trPr>
        <w:tc>
          <w:tcPr>
            <w:tcW w:w="2825" w:type="dxa"/>
            <w:tcBorders>
              <w:top w:val="nil"/>
              <w:left w:val="nil"/>
              <w:bottom w:val="nil"/>
              <w:right w:val="nil"/>
            </w:tcBorders>
            <w:tcMar>
              <w:top w:w="100" w:type="nil"/>
              <w:right w:w="100" w:type="nil"/>
            </w:tcMar>
          </w:tcPr>
          <w:p w14:paraId="3FBDB28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Hypotension in Screening Visit</w:t>
            </w:r>
          </w:p>
        </w:tc>
        <w:tc>
          <w:tcPr>
            <w:tcW w:w="1835" w:type="dxa"/>
            <w:tcBorders>
              <w:top w:val="nil"/>
              <w:left w:val="nil"/>
              <w:bottom w:val="nil"/>
              <w:right w:val="nil"/>
            </w:tcBorders>
            <w:tcMar>
              <w:top w:w="100" w:type="nil"/>
              <w:right w:w="100" w:type="nil"/>
            </w:tcMar>
          </w:tcPr>
          <w:p w14:paraId="6B76593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w:t>
            </w:r>
          </w:p>
        </w:tc>
      </w:tr>
      <w:tr w:rsidR="00053AFE" w14:paraId="6C03DD5E" w14:textId="77777777" w:rsidTr="00BE673C">
        <w:trPr>
          <w:jc w:val="center"/>
        </w:trPr>
        <w:tc>
          <w:tcPr>
            <w:tcW w:w="2825" w:type="dxa"/>
            <w:tcBorders>
              <w:top w:val="nil"/>
              <w:left w:val="nil"/>
              <w:bottom w:val="single" w:sz="6" w:space="0" w:color="auto"/>
              <w:right w:val="nil"/>
            </w:tcBorders>
            <w:tcMar>
              <w:top w:w="100" w:type="nil"/>
              <w:right w:w="100" w:type="nil"/>
            </w:tcMar>
          </w:tcPr>
          <w:p w14:paraId="2A5BF8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 in Screening Visit</w:t>
            </w:r>
          </w:p>
        </w:tc>
        <w:tc>
          <w:tcPr>
            <w:tcW w:w="1835" w:type="dxa"/>
            <w:tcBorders>
              <w:top w:val="nil"/>
              <w:left w:val="nil"/>
              <w:bottom w:val="single" w:sz="6" w:space="0" w:color="auto"/>
              <w:right w:val="nil"/>
            </w:tcBorders>
            <w:tcMar>
              <w:top w:w="100" w:type="nil"/>
              <w:right w:w="100" w:type="nil"/>
            </w:tcMar>
          </w:tcPr>
          <w:p w14:paraId="256342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21</w:t>
            </w:r>
          </w:p>
        </w:tc>
      </w:tr>
    </w:tbl>
    <w:p w14:paraId="6B504C64"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Of the 143 subjects who completed the screening visit, 22 were excluded based on one of these criteria and 121 were eligible for randomization.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1FBDFA5F" w14:textId="54F3A464" w:rsidR="00053AFE" w:rsidRDefault="00BF514D" w:rsidP="00053AFE">
      <w:pPr>
        <w:pBdr>
          <w:top w:val="single" w:sz="4" w:space="1" w:color="auto"/>
          <w:left w:val="single" w:sz="4" w:space="4" w:color="auto"/>
          <w:bottom w:val="single" w:sz="4" w:space="1" w:color="auto"/>
          <w:right w:val="single" w:sz="4" w:space="4" w:color="auto"/>
        </w:pBdr>
      </w:pPr>
      <w:r>
        <w:t xml:space="preserve">Tables 1a &amp; 1b. </w:t>
      </w:r>
      <w:r w:rsidR="00053AFE">
        <w:t xml:space="preserve">These tables give a count of how many people are being excluded/included based on criteria.  </w:t>
      </w:r>
      <w:r w:rsidR="00917BA4">
        <w:t xml:space="preserve">Ex. There were 706 subjects that did the prescreening survey, but did not meet the required threshold in Survey 1 to be included (they may also be excluded for other reasons). </w:t>
      </w:r>
      <w:r>
        <w:t>This is especially</w:t>
      </w:r>
      <w:r w:rsidR="00053AFE">
        <w:t xml:space="preserve"> useful if the PI is considering changing their strategy of how to recruit people.</w:t>
      </w:r>
      <w:r>
        <w:t xml:space="preserve">  Otherwise, they might prefer not to see this level of detail.</w:t>
      </w:r>
    </w:p>
    <w:p w14:paraId="028F923E" w14:textId="77777777" w:rsidR="00053AFE" w:rsidRDefault="00053AFE" w:rsidP="00053AFE">
      <w:pPr>
        <w:pStyle w:val="Heading3"/>
        <w:rPr>
          <w:rFonts w:eastAsiaTheme="minorEastAsia"/>
          <w:b/>
          <w:bCs/>
        </w:rPr>
      </w:pPr>
      <w:r>
        <w:rPr>
          <w:rFonts w:eastAsiaTheme="minorEastAsia"/>
        </w:rPr>
        <w:lastRenderedPageBreak/>
        <w:t>Table 2. Demographics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520"/>
        <w:gridCol w:w="4820"/>
        <w:gridCol w:w="1490"/>
        <w:gridCol w:w="1115"/>
      </w:tblGrid>
      <w:tr w:rsidR="00053AFE" w14:paraId="6843EA92" w14:textId="77777777" w:rsidTr="00BE673C">
        <w:trPr>
          <w:tblHeader/>
          <w:jc w:val="center"/>
        </w:trPr>
        <w:tc>
          <w:tcPr>
            <w:tcW w:w="1520" w:type="dxa"/>
            <w:tcBorders>
              <w:top w:val="single" w:sz="6" w:space="0" w:color="auto"/>
              <w:left w:val="nil"/>
              <w:bottom w:val="single" w:sz="6" w:space="0" w:color="auto"/>
              <w:right w:val="nil"/>
            </w:tcBorders>
            <w:tcMar>
              <w:top w:w="100" w:type="nil"/>
              <w:right w:w="100" w:type="nil"/>
            </w:tcMar>
            <w:vAlign w:val="bottom"/>
          </w:tcPr>
          <w:p w14:paraId="58E9F6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N=120</w:t>
            </w:r>
          </w:p>
        </w:tc>
        <w:tc>
          <w:tcPr>
            <w:tcW w:w="4820" w:type="dxa"/>
            <w:tcBorders>
              <w:top w:val="single" w:sz="6" w:space="0" w:color="auto"/>
              <w:left w:val="nil"/>
              <w:bottom w:val="single" w:sz="6" w:space="0" w:color="auto"/>
              <w:right w:val="nil"/>
            </w:tcBorders>
            <w:tcMar>
              <w:top w:w="100" w:type="nil"/>
              <w:right w:w="100" w:type="nil"/>
            </w:tcMar>
            <w:vAlign w:val="bottom"/>
          </w:tcPr>
          <w:p w14:paraId="228FD8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Type/Level</w:t>
            </w:r>
          </w:p>
        </w:tc>
        <w:tc>
          <w:tcPr>
            <w:tcW w:w="1490" w:type="dxa"/>
            <w:tcBorders>
              <w:top w:val="single" w:sz="6" w:space="0" w:color="auto"/>
              <w:left w:val="nil"/>
              <w:bottom w:val="single" w:sz="6" w:space="0" w:color="auto"/>
              <w:right w:val="nil"/>
            </w:tcBorders>
            <w:tcMar>
              <w:top w:w="100" w:type="nil"/>
              <w:right w:w="100" w:type="nil"/>
            </w:tcMar>
            <w:vAlign w:val="bottom"/>
          </w:tcPr>
          <w:p w14:paraId="0379A6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Summary</w:t>
            </w:r>
          </w:p>
        </w:tc>
        <w:tc>
          <w:tcPr>
            <w:tcW w:w="1115" w:type="dxa"/>
            <w:tcBorders>
              <w:top w:val="single" w:sz="6" w:space="0" w:color="auto"/>
              <w:left w:val="nil"/>
              <w:bottom w:val="single" w:sz="6" w:space="0" w:color="auto"/>
              <w:right w:val="nil"/>
            </w:tcBorders>
            <w:tcMar>
              <w:top w:w="100" w:type="nil"/>
              <w:right w:w="100" w:type="nil"/>
            </w:tcMar>
            <w:vAlign w:val="bottom"/>
          </w:tcPr>
          <w:p w14:paraId="6CE6AB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 Missing</w:t>
            </w:r>
          </w:p>
        </w:tc>
      </w:tr>
      <w:tr w:rsidR="00053AFE" w14:paraId="582298B5" w14:textId="77777777" w:rsidTr="00BE673C">
        <w:trPr>
          <w:jc w:val="center"/>
        </w:trPr>
        <w:tc>
          <w:tcPr>
            <w:tcW w:w="1520" w:type="dxa"/>
            <w:tcBorders>
              <w:top w:val="nil"/>
              <w:left w:val="nil"/>
              <w:bottom w:val="nil"/>
              <w:right w:val="nil"/>
            </w:tcBorders>
            <w:tcMar>
              <w:top w:w="100" w:type="nil"/>
              <w:right w:w="100" w:type="nil"/>
            </w:tcMar>
          </w:tcPr>
          <w:p w14:paraId="108AD1D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Sex</w:t>
            </w:r>
          </w:p>
        </w:tc>
        <w:tc>
          <w:tcPr>
            <w:tcW w:w="4820" w:type="dxa"/>
            <w:tcBorders>
              <w:top w:val="nil"/>
              <w:left w:val="nil"/>
              <w:bottom w:val="nil"/>
              <w:right w:val="nil"/>
            </w:tcBorders>
            <w:tcMar>
              <w:top w:w="100" w:type="nil"/>
              <w:right w:w="100" w:type="nil"/>
            </w:tcMar>
          </w:tcPr>
          <w:p w14:paraId="38A1B13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Female</w:t>
            </w:r>
          </w:p>
        </w:tc>
        <w:tc>
          <w:tcPr>
            <w:tcW w:w="1490" w:type="dxa"/>
            <w:tcBorders>
              <w:top w:val="nil"/>
              <w:left w:val="nil"/>
              <w:bottom w:val="nil"/>
              <w:right w:val="nil"/>
            </w:tcBorders>
            <w:tcMar>
              <w:top w:w="100" w:type="nil"/>
              <w:right w:w="100" w:type="nil"/>
            </w:tcMar>
          </w:tcPr>
          <w:p w14:paraId="2E17C7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(47%)</w:t>
            </w:r>
          </w:p>
        </w:tc>
        <w:tc>
          <w:tcPr>
            <w:tcW w:w="1115" w:type="dxa"/>
            <w:tcBorders>
              <w:top w:val="nil"/>
              <w:left w:val="nil"/>
              <w:bottom w:val="nil"/>
              <w:right w:val="nil"/>
            </w:tcBorders>
            <w:tcMar>
              <w:top w:w="100" w:type="nil"/>
              <w:right w:w="100" w:type="nil"/>
            </w:tcMar>
          </w:tcPr>
          <w:p w14:paraId="615D6CC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39D4CBA8" w14:textId="77777777" w:rsidTr="00BE673C">
        <w:trPr>
          <w:jc w:val="center"/>
        </w:trPr>
        <w:tc>
          <w:tcPr>
            <w:tcW w:w="1520" w:type="dxa"/>
            <w:tcBorders>
              <w:top w:val="nil"/>
              <w:left w:val="nil"/>
              <w:bottom w:val="nil"/>
              <w:right w:val="nil"/>
            </w:tcBorders>
            <w:tcMar>
              <w:top w:w="100" w:type="nil"/>
              <w:right w:w="100" w:type="nil"/>
            </w:tcMar>
          </w:tcPr>
          <w:p w14:paraId="42493B1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E6D7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Male</w:t>
            </w:r>
          </w:p>
        </w:tc>
        <w:tc>
          <w:tcPr>
            <w:tcW w:w="1490" w:type="dxa"/>
            <w:tcBorders>
              <w:top w:val="nil"/>
              <w:left w:val="nil"/>
              <w:bottom w:val="nil"/>
              <w:right w:val="nil"/>
            </w:tcBorders>
            <w:tcMar>
              <w:top w:w="100" w:type="nil"/>
              <w:right w:w="100" w:type="nil"/>
            </w:tcMar>
          </w:tcPr>
          <w:p w14:paraId="18403D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w:t>
            </w:r>
          </w:p>
        </w:tc>
        <w:tc>
          <w:tcPr>
            <w:tcW w:w="1115" w:type="dxa"/>
            <w:tcBorders>
              <w:top w:val="nil"/>
              <w:left w:val="nil"/>
              <w:bottom w:val="nil"/>
              <w:right w:val="nil"/>
            </w:tcBorders>
            <w:tcMar>
              <w:top w:w="100" w:type="nil"/>
              <w:right w:w="100" w:type="nil"/>
            </w:tcMar>
          </w:tcPr>
          <w:p w14:paraId="737DBD5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421EB03" w14:textId="77777777" w:rsidTr="00BE673C">
        <w:trPr>
          <w:jc w:val="center"/>
        </w:trPr>
        <w:tc>
          <w:tcPr>
            <w:tcW w:w="1520" w:type="dxa"/>
            <w:tcBorders>
              <w:top w:val="nil"/>
              <w:left w:val="nil"/>
              <w:bottom w:val="nil"/>
              <w:right w:val="nil"/>
            </w:tcBorders>
            <w:tcMar>
              <w:top w:w="100" w:type="nil"/>
              <w:right w:w="100" w:type="nil"/>
            </w:tcMar>
          </w:tcPr>
          <w:p w14:paraId="3395AF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08D737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1D92C3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2271D5C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DC1FBD" w14:textId="77777777" w:rsidTr="00BE673C">
        <w:trPr>
          <w:jc w:val="center"/>
        </w:trPr>
        <w:tc>
          <w:tcPr>
            <w:tcW w:w="1520" w:type="dxa"/>
            <w:tcBorders>
              <w:top w:val="nil"/>
              <w:left w:val="nil"/>
              <w:bottom w:val="nil"/>
              <w:right w:val="nil"/>
            </w:tcBorders>
            <w:tcMar>
              <w:top w:w="100" w:type="nil"/>
              <w:right w:w="100" w:type="nil"/>
            </w:tcMar>
          </w:tcPr>
          <w:p w14:paraId="244197C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3685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55E7FC2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FC140B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550C35" w14:textId="77777777" w:rsidTr="00BE673C">
        <w:trPr>
          <w:jc w:val="center"/>
        </w:trPr>
        <w:tc>
          <w:tcPr>
            <w:tcW w:w="1520" w:type="dxa"/>
            <w:tcBorders>
              <w:top w:val="nil"/>
              <w:left w:val="nil"/>
              <w:bottom w:val="nil"/>
              <w:right w:val="nil"/>
            </w:tcBorders>
            <w:tcMar>
              <w:top w:w="100" w:type="nil"/>
              <w:right w:w="100" w:type="nil"/>
            </w:tcMar>
          </w:tcPr>
          <w:p w14:paraId="5EBA9A8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Age</w:t>
            </w:r>
          </w:p>
        </w:tc>
        <w:tc>
          <w:tcPr>
            <w:tcW w:w="4820" w:type="dxa"/>
            <w:tcBorders>
              <w:top w:val="nil"/>
              <w:left w:val="nil"/>
              <w:bottom w:val="nil"/>
              <w:right w:val="nil"/>
            </w:tcBorders>
            <w:tcMar>
              <w:top w:w="100" w:type="nil"/>
              <w:right w:w="100" w:type="nil"/>
            </w:tcMar>
          </w:tcPr>
          <w:p w14:paraId="37C649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[mean (SD)]</w:t>
            </w:r>
          </w:p>
        </w:tc>
        <w:tc>
          <w:tcPr>
            <w:tcW w:w="1490" w:type="dxa"/>
            <w:tcBorders>
              <w:top w:val="nil"/>
              <w:left w:val="nil"/>
              <w:bottom w:val="nil"/>
              <w:right w:val="nil"/>
            </w:tcBorders>
            <w:tcMar>
              <w:top w:w="100" w:type="nil"/>
              <w:right w:w="100" w:type="nil"/>
            </w:tcMar>
          </w:tcPr>
          <w:p w14:paraId="4CEBE5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44.7 (8.2)</w:t>
            </w:r>
          </w:p>
        </w:tc>
        <w:tc>
          <w:tcPr>
            <w:tcW w:w="1115" w:type="dxa"/>
            <w:tcBorders>
              <w:top w:val="nil"/>
              <w:left w:val="nil"/>
              <w:bottom w:val="nil"/>
              <w:right w:val="nil"/>
            </w:tcBorders>
            <w:tcMar>
              <w:top w:w="100" w:type="nil"/>
              <w:right w:w="100" w:type="nil"/>
            </w:tcMar>
          </w:tcPr>
          <w:p w14:paraId="10CFA76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0B0C24DD" w14:textId="77777777" w:rsidTr="00BE673C">
        <w:trPr>
          <w:jc w:val="center"/>
        </w:trPr>
        <w:tc>
          <w:tcPr>
            <w:tcW w:w="1520" w:type="dxa"/>
            <w:tcBorders>
              <w:top w:val="nil"/>
              <w:left w:val="nil"/>
              <w:bottom w:val="nil"/>
              <w:right w:val="nil"/>
            </w:tcBorders>
            <w:tcMar>
              <w:top w:w="100" w:type="nil"/>
              <w:right w:w="100" w:type="nil"/>
            </w:tcMar>
          </w:tcPr>
          <w:p w14:paraId="1EC20A2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50D075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[median (IQR)]</w:t>
            </w:r>
          </w:p>
        </w:tc>
        <w:tc>
          <w:tcPr>
            <w:tcW w:w="1490" w:type="dxa"/>
            <w:tcBorders>
              <w:top w:val="nil"/>
              <w:left w:val="nil"/>
              <w:bottom w:val="nil"/>
              <w:right w:val="nil"/>
            </w:tcBorders>
            <w:tcMar>
              <w:top w:w="100" w:type="nil"/>
              <w:right w:w="100" w:type="nil"/>
            </w:tcMar>
          </w:tcPr>
          <w:p w14:paraId="2FDE4C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 (38.8, 49.2)</w:t>
            </w:r>
          </w:p>
        </w:tc>
        <w:tc>
          <w:tcPr>
            <w:tcW w:w="1115" w:type="dxa"/>
            <w:tcBorders>
              <w:top w:val="nil"/>
              <w:left w:val="nil"/>
              <w:bottom w:val="nil"/>
              <w:right w:val="nil"/>
            </w:tcBorders>
            <w:tcMar>
              <w:top w:w="100" w:type="nil"/>
              <w:right w:w="100" w:type="nil"/>
            </w:tcMar>
          </w:tcPr>
          <w:p w14:paraId="7E39D0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7603368" w14:textId="77777777" w:rsidTr="00BE673C">
        <w:trPr>
          <w:jc w:val="center"/>
        </w:trPr>
        <w:tc>
          <w:tcPr>
            <w:tcW w:w="1520" w:type="dxa"/>
            <w:tcBorders>
              <w:top w:val="nil"/>
              <w:left w:val="nil"/>
              <w:bottom w:val="nil"/>
              <w:right w:val="nil"/>
            </w:tcBorders>
            <w:tcMar>
              <w:top w:w="100" w:type="nil"/>
              <w:right w:w="100" w:type="nil"/>
            </w:tcMar>
          </w:tcPr>
          <w:p w14:paraId="6BEEE46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6BD7DD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[range]</w:t>
            </w:r>
          </w:p>
        </w:tc>
        <w:tc>
          <w:tcPr>
            <w:tcW w:w="1490" w:type="dxa"/>
            <w:tcBorders>
              <w:top w:val="nil"/>
              <w:left w:val="nil"/>
              <w:bottom w:val="nil"/>
              <w:right w:val="nil"/>
            </w:tcBorders>
            <w:tcMar>
              <w:top w:w="100" w:type="nil"/>
              <w:right w:w="100" w:type="nil"/>
            </w:tcMar>
          </w:tcPr>
          <w:p w14:paraId="6E9177F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(26.0, 68.0)</w:t>
            </w:r>
          </w:p>
        </w:tc>
        <w:tc>
          <w:tcPr>
            <w:tcW w:w="1115" w:type="dxa"/>
            <w:tcBorders>
              <w:top w:val="nil"/>
              <w:left w:val="nil"/>
              <w:bottom w:val="nil"/>
              <w:right w:val="nil"/>
            </w:tcBorders>
            <w:tcMar>
              <w:top w:w="100" w:type="nil"/>
              <w:right w:w="100" w:type="nil"/>
            </w:tcMar>
          </w:tcPr>
          <w:p w14:paraId="5DB36CC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2297225" w14:textId="77777777" w:rsidTr="00BE673C">
        <w:trPr>
          <w:jc w:val="center"/>
        </w:trPr>
        <w:tc>
          <w:tcPr>
            <w:tcW w:w="1520" w:type="dxa"/>
            <w:tcBorders>
              <w:top w:val="nil"/>
              <w:left w:val="nil"/>
              <w:bottom w:val="nil"/>
              <w:right w:val="nil"/>
            </w:tcBorders>
            <w:tcMar>
              <w:top w:w="100" w:type="nil"/>
              <w:right w:w="100" w:type="nil"/>
            </w:tcMar>
          </w:tcPr>
          <w:p w14:paraId="50A0E9F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w:t>
            </w:r>
          </w:p>
        </w:tc>
        <w:tc>
          <w:tcPr>
            <w:tcW w:w="4820" w:type="dxa"/>
            <w:tcBorders>
              <w:top w:val="nil"/>
              <w:left w:val="nil"/>
              <w:bottom w:val="nil"/>
              <w:right w:val="nil"/>
            </w:tcBorders>
            <w:tcMar>
              <w:top w:w="100" w:type="nil"/>
              <w:right w:w="100" w:type="nil"/>
            </w:tcMar>
          </w:tcPr>
          <w:p w14:paraId="483C394A"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w:t>
            </w:r>
          </w:p>
        </w:tc>
        <w:tc>
          <w:tcPr>
            <w:tcW w:w="1490" w:type="dxa"/>
            <w:tcBorders>
              <w:top w:val="nil"/>
              <w:left w:val="nil"/>
              <w:bottom w:val="nil"/>
              <w:right w:val="nil"/>
            </w:tcBorders>
            <w:tcMar>
              <w:top w:w="100" w:type="nil"/>
              <w:right w:w="100" w:type="nil"/>
            </w:tcMar>
          </w:tcPr>
          <w:p w14:paraId="496EAB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103 (86%)</w:t>
            </w:r>
          </w:p>
        </w:tc>
        <w:tc>
          <w:tcPr>
            <w:tcW w:w="1115" w:type="dxa"/>
            <w:tcBorders>
              <w:top w:val="nil"/>
              <w:left w:val="nil"/>
              <w:bottom w:val="nil"/>
              <w:right w:val="nil"/>
            </w:tcBorders>
            <w:tcMar>
              <w:top w:w="100" w:type="nil"/>
              <w:right w:w="100" w:type="nil"/>
            </w:tcMar>
          </w:tcPr>
          <w:p w14:paraId="35AA527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6A202BF7" w14:textId="77777777" w:rsidTr="00BE673C">
        <w:trPr>
          <w:jc w:val="center"/>
        </w:trPr>
        <w:tc>
          <w:tcPr>
            <w:tcW w:w="1520" w:type="dxa"/>
            <w:tcBorders>
              <w:top w:val="nil"/>
              <w:left w:val="nil"/>
              <w:bottom w:val="nil"/>
              <w:right w:val="nil"/>
            </w:tcBorders>
            <w:tcMar>
              <w:top w:w="100" w:type="nil"/>
              <w:right w:w="100" w:type="nil"/>
            </w:tcMar>
          </w:tcPr>
          <w:p w14:paraId="6B0CDF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D473A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w:t>
            </w:r>
          </w:p>
        </w:tc>
        <w:tc>
          <w:tcPr>
            <w:tcW w:w="1490" w:type="dxa"/>
            <w:tcBorders>
              <w:top w:val="nil"/>
              <w:left w:val="nil"/>
              <w:bottom w:val="nil"/>
              <w:right w:val="nil"/>
            </w:tcBorders>
            <w:tcMar>
              <w:top w:w="100" w:type="nil"/>
              <w:right w:w="100" w:type="nil"/>
            </w:tcMar>
          </w:tcPr>
          <w:p w14:paraId="5C6651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 (7%)</w:t>
            </w:r>
          </w:p>
        </w:tc>
        <w:tc>
          <w:tcPr>
            <w:tcW w:w="1115" w:type="dxa"/>
            <w:tcBorders>
              <w:top w:val="nil"/>
              <w:left w:val="nil"/>
              <w:bottom w:val="nil"/>
              <w:right w:val="nil"/>
            </w:tcBorders>
            <w:tcMar>
              <w:top w:w="100" w:type="nil"/>
              <w:right w:w="100" w:type="nil"/>
            </w:tcMar>
          </w:tcPr>
          <w:p w14:paraId="5C4F529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1E708F" w14:textId="77777777" w:rsidTr="00BE673C">
        <w:trPr>
          <w:jc w:val="center"/>
        </w:trPr>
        <w:tc>
          <w:tcPr>
            <w:tcW w:w="1520" w:type="dxa"/>
            <w:tcBorders>
              <w:top w:val="nil"/>
              <w:left w:val="nil"/>
              <w:bottom w:val="nil"/>
              <w:right w:val="nil"/>
            </w:tcBorders>
            <w:tcMar>
              <w:top w:w="100" w:type="nil"/>
              <w:right w:w="100" w:type="nil"/>
            </w:tcMar>
          </w:tcPr>
          <w:p w14:paraId="6F439D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EB66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w:t>
            </w:r>
          </w:p>
        </w:tc>
        <w:tc>
          <w:tcPr>
            <w:tcW w:w="1490" w:type="dxa"/>
            <w:tcBorders>
              <w:top w:val="nil"/>
              <w:left w:val="nil"/>
              <w:bottom w:val="nil"/>
              <w:right w:val="nil"/>
            </w:tcBorders>
            <w:tcMar>
              <w:top w:w="100" w:type="nil"/>
              <w:right w:w="100" w:type="nil"/>
            </w:tcMar>
          </w:tcPr>
          <w:p w14:paraId="54D0403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543D421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FA35EBD" w14:textId="77777777" w:rsidTr="00BE673C">
        <w:trPr>
          <w:jc w:val="center"/>
        </w:trPr>
        <w:tc>
          <w:tcPr>
            <w:tcW w:w="1520" w:type="dxa"/>
            <w:tcBorders>
              <w:top w:val="nil"/>
              <w:left w:val="nil"/>
              <w:bottom w:val="nil"/>
              <w:right w:val="nil"/>
            </w:tcBorders>
            <w:tcMar>
              <w:top w:w="100" w:type="nil"/>
              <w:right w:w="100" w:type="nil"/>
            </w:tcMar>
          </w:tcPr>
          <w:p w14:paraId="23D0FAD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2334ACC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w:t>
            </w:r>
          </w:p>
        </w:tc>
        <w:tc>
          <w:tcPr>
            <w:tcW w:w="1490" w:type="dxa"/>
            <w:tcBorders>
              <w:top w:val="nil"/>
              <w:left w:val="nil"/>
              <w:bottom w:val="nil"/>
              <w:right w:val="nil"/>
            </w:tcBorders>
            <w:tcMar>
              <w:top w:w="100" w:type="nil"/>
              <w:right w:w="100" w:type="nil"/>
            </w:tcMar>
          </w:tcPr>
          <w:p w14:paraId="36D431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058EBAD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A901CC" w14:textId="77777777" w:rsidTr="00BE673C">
        <w:trPr>
          <w:jc w:val="center"/>
        </w:trPr>
        <w:tc>
          <w:tcPr>
            <w:tcW w:w="1520" w:type="dxa"/>
            <w:tcBorders>
              <w:top w:val="nil"/>
              <w:left w:val="nil"/>
              <w:bottom w:val="nil"/>
              <w:right w:val="nil"/>
            </w:tcBorders>
            <w:tcMar>
              <w:top w:w="100" w:type="nil"/>
              <w:right w:w="100" w:type="nil"/>
            </w:tcMar>
          </w:tcPr>
          <w:p w14:paraId="49766A2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ED4214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w:t>
            </w:r>
          </w:p>
        </w:tc>
        <w:tc>
          <w:tcPr>
            <w:tcW w:w="1490" w:type="dxa"/>
            <w:tcBorders>
              <w:top w:val="nil"/>
              <w:left w:val="nil"/>
              <w:bottom w:val="nil"/>
              <w:right w:val="nil"/>
            </w:tcBorders>
            <w:tcMar>
              <w:top w:w="100" w:type="nil"/>
              <w:right w:w="100" w:type="nil"/>
            </w:tcMar>
          </w:tcPr>
          <w:p w14:paraId="0B0E88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47A3D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349A3D1" w14:textId="77777777" w:rsidTr="00BE673C">
        <w:trPr>
          <w:jc w:val="center"/>
        </w:trPr>
        <w:tc>
          <w:tcPr>
            <w:tcW w:w="1520" w:type="dxa"/>
            <w:tcBorders>
              <w:top w:val="nil"/>
              <w:left w:val="nil"/>
              <w:bottom w:val="nil"/>
              <w:right w:val="nil"/>
            </w:tcBorders>
            <w:tcMar>
              <w:top w:w="100" w:type="nil"/>
              <w:right w:w="100" w:type="nil"/>
            </w:tcMar>
          </w:tcPr>
          <w:p w14:paraId="35B6EB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58647B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w:t>
            </w:r>
          </w:p>
        </w:tc>
        <w:tc>
          <w:tcPr>
            <w:tcW w:w="1490" w:type="dxa"/>
            <w:tcBorders>
              <w:top w:val="nil"/>
              <w:left w:val="nil"/>
              <w:bottom w:val="nil"/>
              <w:right w:val="nil"/>
            </w:tcBorders>
            <w:tcMar>
              <w:top w:w="100" w:type="nil"/>
              <w:right w:w="100" w:type="nil"/>
            </w:tcMar>
          </w:tcPr>
          <w:p w14:paraId="4B79A55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14C922D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C808573" w14:textId="77777777" w:rsidTr="00BE673C">
        <w:trPr>
          <w:jc w:val="center"/>
        </w:trPr>
        <w:tc>
          <w:tcPr>
            <w:tcW w:w="1520" w:type="dxa"/>
            <w:tcBorders>
              <w:top w:val="nil"/>
              <w:left w:val="nil"/>
              <w:bottom w:val="nil"/>
              <w:right w:val="nil"/>
            </w:tcBorders>
            <w:tcMar>
              <w:top w:w="100" w:type="nil"/>
              <w:right w:w="100" w:type="nil"/>
            </w:tcMar>
          </w:tcPr>
          <w:p w14:paraId="3B1E2E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D825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233B0B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441032F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BC541FD" w14:textId="77777777" w:rsidTr="00BE673C">
        <w:trPr>
          <w:jc w:val="center"/>
        </w:trPr>
        <w:tc>
          <w:tcPr>
            <w:tcW w:w="1520" w:type="dxa"/>
            <w:tcBorders>
              <w:top w:val="nil"/>
              <w:left w:val="nil"/>
              <w:bottom w:val="nil"/>
              <w:right w:val="nil"/>
            </w:tcBorders>
            <w:tcMar>
              <w:top w:w="100" w:type="nil"/>
              <w:right w:w="100" w:type="nil"/>
            </w:tcMar>
          </w:tcPr>
          <w:p w14:paraId="298C647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9F630D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44BBC61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72AB96C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F3FC4C6" w14:textId="77777777" w:rsidTr="00BE673C">
        <w:trPr>
          <w:jc w:val="center"/>
        </w:trPr>
        <w:tc>
          <w:tcPr>
            <w:tcW w:w="1520" w:type="dxa"/>
            <w:tcBorders>
              <w:top w:val="nil"/>
              <w:left w:val="nil"/>
              <w:bottom w:val="nil"/>
              <w:right w:val="nil"/>
            </w:tcBorders>
            <w:tcMar>
              <w:top w:w="100" w:type="nil"/>
              <w:right w:w="100" w:type="nil"/>
            </w:tcMar>
          </w:tcPr>
          <w:p w14:paraId="1981692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Ethnicity</w:t>
            </w:r>
          </w:p>
        </w:tc>
        <w:tc>
          <w:tcPr>
            <w:tcW w:w="4820" w:type="dxa"/>
            <w:tcBorders>
              <w:top w:val="nil"/>
              <w:left w:val="nil"/>
              <w:bottom w:val="nil"/>
              <w:right w:val="nil"/>
            </w:tcBorders>
            <w:tcMar>
              <w:top w:w="100" w:type="nil"/>
              <w:right w:w="100" w:type="nil"/>
            </w:tcMar>
          </w:tcPr>
          <w:p w14:paraId="14AB68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Not Hispanic or Latino</w:t>
            </w:r>
          </w:p>
        </w:tc>
        <w:tc>
          <w:tcPr>
            <w:tcW w:w="1490" w:type="dxa"/>
            <w:tcBorders>
              <w:top w:val="nil"/>
              <w:left w:val="nil"/>
              <w:bottom w:val="nil"/>
              <w:right w:val="nil"/>
            </w:tcBorders>
            <w:tcMar>
              <w:top w:w="100" w:type="nil"/>
              <w:right w:w="100" w:type="nil"/>
            </w:tcMar>
          </w:tcPr>
          <w:p w14:paraId="0EE5976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95 (79%)</w:t>
            </w:r>
          </w:p>
        </w:tc>
        <w:tc>
          <w:tcPr>
            <w:tcW w:w="1115" w:type="dxa"/>
            <w:tcBorders>
              <w:top w:val="nil"/>
              <w:left w:val="nil"/>
              <w:bottom w:val="nil"/>
              <w:right w:val="nil"/>
            </w:tcBorders>
            <w:tcMar>
              <w:top w:w="100" w:type="nil"/>
              <w:right w:w="100" w:type="nil"/>
            </w:tcMar>
          </w:tcPr>
          <w:p w14:paraId="18ED361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1C2607AD" w14:textId="77777777" w:rsidTr="00BE673C">
        <w:trPr>
          <w:jc w:val="center"/>
        </w:trPr>
        <w:tc>
          <w:tcPr>
            <w:tcW w:w="1520" w:type="dxa"/>
            <w:tcBorders>
              <w:top w:val="nil"/>
              <w:left w:val="nil"/>
              <w:bottom w:val="nil"/>
              <w:right w:val="nil"/>
            </w:tcBorders>
            <w:tcMar>
              <w:top w:w="100" w:type="nil"/>
              <w:right w:w="100" w:type="nil"/>
            </w:tcMar>
          </w:tcPr>
          <w:p w14:paraId="2C6CCC4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4E58C4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5544048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2D6F268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2CB4B4B" w14:textId="77777777" w:rsidTr="00BE673C">
        <w:trPr>
          <w:jc w:val="center"/>
        </w:trPr>
        <w:tc>
          <w:tcPr>
            <w:tcW w:w="1520" w:type="dxa"/>
            <w:tcBorders>
              <w:top w:val="nil"/>
              <w:left w:val="nil"/>
              <w:bottom w:val="nil"/>
              <w:right w:val="nil"/>
            </w:tcBorders>
            <w:tcMar>
              <w:top w:w="100" w:type="nil"/>
              <w:right w:w="100" w:type="nil"/>
            </w:tcMar>
          </w:tcPr>
          <w:p w14:paraId="7A012A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Race/Ethnicity</w:t>
            </w:r>
          </w:p>
        </w:tc>
        <w:tc>
          <w:tcPr>
            <w:tcW w:w="4820" w:type="dxa"/>
            <w:tcBorders>
              <w:top w:val="nil"/>
              <w:left w:val="nil"/>
              <w:bottom w:val="nil"/>
              <w:right w:val="nil"/>
            </w:tcBorders>
            <w:tcMar>
              <w:top w:w="100" w:type="nil"/>
              <w:right w:w="100" w:type="nil"/>
            </w:tcMar>
          </w:tcPr>
          <w:p w14:paraId="19BFA2A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 Non-Hispanic/Latino</w:t>
            </w:r>
          </w:p>
        </w:tc>
        <w:tc>
          <w:tcPr>
            <w:tcW w:w="1490" w:type="dxa"/>
            <w:tcBorders>
              <w:top w:val="nil"/>
              <w:left w:val="nil"/>
              <w:bottom w:val="nil"/>
              <w:right w:val="nil"/>
            </w:tcBorders>
            <w:tcMar>
              <w:top w:w="100" w:type="nil"/>
              <w:right w:w="100" w:type="nil"/>
            </w:tcMar>
          </w:tcPr>
          <w:p w14:paraId="67CF0D9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82 (68%)</w:t>
            </w:r>
          </w:p>
        </w:tc>
        <w:tc>
          <w:tcPr>
            <w:tcW w:w="1115" w:type="dxa"/>
            <w:tcBorders>
              <w:top w:val="nil"/>
              <w:left w:val="nil"/>
              <w:bottom w:val="nil"/>
              <w:right w:val="nil"/>
            </w:tcBorders>
            <w:tcMar>
              <w:top w:w="100" w:type="nil"/>
              <w:right w:w="100" w:type="nil"/>
            </w:tcMar>
          </w:tcPr>
          <w:p w14:paraId="0D48896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523B554A" w14:textId="77777777" w:rsidTr="00BE673C">
        <w:trPr>
          <w:jc w:val="center"/>
        </w:trPr>
        <w:tc>
          <w:tcPr>
            <w:tcW w:w="1520" w:type="dxa"/>
            <w:tcBorders>
              <w:top w:val="nil"/>
              <w:left w:val="nil"/>
              <w:bottom w:val="nil"/>
              <w:right w:val="nil"/>
            </w:tcBorders>
            <w:tcMar>
              <w:top w:w="100" w:type="nil"/>
              <w:right w:w="100" w:type="nil"/>
            </w:tcMar>
          </w:tcPr>
          <w:p w14:paraId="3C145C2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7420313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120BE3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6D1B7A9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C924EFA" w14:textId="77777777" w:rsidTr="00BE673C">
        <w:trPr>
          <w:jc w:val="center"/>
        </w:trPr>
        <w:tc>
          <w:tcPr>
            <w:tcW w:w="1520" w:type="dxa"/>
            <w:tcBorders>
              <w:top w:val="nil"/>
              <w:left w:val="nil"/>
              <w:bottom w:val="nil"/>
              <w:right w:val="nil"/>
            </w:tcBorders>
            <w:tcMar>
              <w:top w:w="100" w:type="nil"/>
              <w:right w:w="100" w:type="nil"/>
            </w:tcMar>
          </w:tcPr>
          <w:p w14:paraId="4943CEB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95E7D0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 Non-Hispanic/Latino</w:t>
            </w:r>
          </w:p>
        </w:tc>
        <w:tc>
          <w:tcPr>
            <w:tcW w:w="1490" w:type="dxa"/>
            <w:tcBorders>
              <w:top w:val="nil"/>
              <w:left w:val="nil"/>
              <w:bottom w:val="nil"/>
              <w:right w:val="nil"/>
            </w:tcBorders>
            <w:tcMar>
              <w:top w:w="100" w:type="nil"/>
              <w:right w:w="100" w:type="nil"/>
            </w:tcMar>
          </w:tcPr>
          <w:p w14:paraId="48F040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w:t>
            </w:r>
          </w:p>
        </w:tc>
        <w:tc>
          <w:tcPr>
            <w:tcW w:w="1115" w:type="dxa"/>
            <w:tcBorders>
              <w:top w:val="nil"/>
              <w:left w:val="nil"/>
              <w:bottom w:val="nil"/>
              <w:right w:val="nil"/>
            </w:tcBorders>
            <w:tcMar>
              <w:top w:w="100" w:type="nil"/>
              <w:right w:w="100" w:type="nil"/>
            </w:tcMar>
          </w:tcPr>
          <w:p w14:paraId="43E7541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D1CA0FE" w14:textId="77777777" w:rsidTr="00BE673C">
        <w:trPr>
          <w:jc w:val="center"/>
        </w:trPr>
        <w:tc>
          <w:tcPr>
            <w:tcW w:w="1520" w:type="dxa"/>
            <w:tcBorders>
              <w:top w:val="nil"/>
              <w:left w:val="nil"/>
              <w:bottom w:val="nil"/>
              <w:right w:val="nil"/>
            </w:tcBorders>
            <w:tcMar>
              <w:top w:w="100" w:type="nil"/>
              <w:right w:w="100" w:type="nil"/>
            </w:tcMar>
          </w:tcPr>
          <w:p w14:paraId="33EC850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3B7CD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 Non-Hispanic/Latino</w:t>
            </w:r>
          </w:p>
        </w:tc>
        <w:tc>
          <w:tcPr>
            <w:tcW w:w="1490" w:type="dxa"/>
            <w:tcBorders>
              <w:top w:val="nil"/>
              <w:left w:val="nil"/>
              <w:bottom w:val="nil"/>
              <w:right w:val="nil"/>
            </w:tcBorders>
            <w:tcMar>
              <w:top w:w="100" w:type="nil"/>
              <w:right w:w="100" w:type="nil"/>
            </w:tcMar>
          </w:tcPr>
          <w:p w14:paraId="0D4573A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C72D9D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0216BBC" w14:textId="77777777" w:rsidTr="00BE673C">
        <w:trPr>
          <w:jc w:val="center"/>
        </w:trPr>
        <w:tc>
          <w:tcPr>
            <w:tcW w:w="1520" w:type="dxa"/>
            <w:tcBorders>
              <w:top w:val="nil"/>
              <w:left w:val="nil"/>
              <w:bottom w:val="nil"/>
              <w:right w:val="nil"/>
            </w:tcBorders>
            <w:tcMar>
              <w:top w:w="100" w:type="nil"/>
              <w:right w:w="100" w:type="nil"/>
            </w:tcMar>
          </w:tcPr>
          <w:p w14:paraId="6E5902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C0996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 Non-Hispanic/Latino</w:t>
            </w:r>
          </w:p>
        </w:tc>
        <w:tc>
          <w:tcPr>
            <w:tcW w:w="1490" w:type="dxa"/>
            <w:tcBorders>
              <w:top w:val="nil"/>
              <w:left w:val="nil"/>
              <w:bottom w:val="nil"/>
              <w:right w:val="nil"/>
            </w:tcBorders>
            <w:tcMar>
              <w:top w:w="100" w:type="nil"/>
              <w:right w:w="100" w:type="nil"/>
            </w:tcMar>
          </w:tcPr>
          <w:p w14:paraId="62C9B5C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6F50217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F22BEB" w14:textId="77777777" w:rsidTr="00BE673C">
        <w:trPr>
          <w:jc w:val="center"/>
        </w:trPr>
        <w:tc>
          <w:tcPr>
            <w:tcW w:w="1520" w:type="dxa"/>
            <w:tcBorders>
              <w:top w:val="nil"/>
              <w:left w:val="nil"/>
              <w:bottom w:val="nil"/>
              <w:right w:val="nil"/>
            </w:tcBorders>
            <w:tcMar>
              <w:top w:w="100" w:type="nil"/>
              <w:right w:w="100" w:type="nil"/>
            </w:tcMar>
          </w:tcPr>
          <w:p w14:paraId="4D2EF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D8BE5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 Non-Hispanic/Latino</w:t>
            </w:r>
          </w:p>
        </w:tc>
        <w:tc>
          <w:tcPr>
            <w:tcW w:w="1490" w:type="dxa"/>
            <w:tcBorders>
              <w:top w:val="nil"/>
              <w:left w:val="nil"/>
              <w:bottom w:val="nil"/>
              <w:right w:val="nil"/>
            </w:tcBorders>
            <w:tcMar>
              <w:top w:w="100" w:type="nil"/>
              <w:right w:w="100" w:type="nil"/>
            </w:tcMar>
          </w:tcPr>
          <w:p w14:paraId="1AE7586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3836C36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55B0434" w14:textId="77777777" w:rsidTr="00BE673C">
        <w:trPr>
          <w:jc w:val="center"/>
        </w:trPr>
        <w:tc>
          <w:tcPr>
            <w:tcW w:w="1520" w:type="dxa"/>
            <w:tcBorders>
              <w:top w:val="nil"/>
              <w:left w:val="nil"/>
              <w:bottom w:val="nil"/>
              <w:right w:val="nil"/>
            </w:tcBorders>
            <w:tcMar>
              <w:top w:w="100" w:type="nil"/>
              <w:right w:w="100" w:type="nil"/>
            </w:tcMar>
          </w:tcPr>
          <w:p w14:paraId="108B9B6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6D4BD3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 Non-Hispanic/Latino</w:t>
            </w:r>
          </w:p>
        </w:tc>
        <w:tc>
          <w:tcPr>
            <w:tcW w:w="1490" w:type="dxa"/>
            <w:tcBorders>
              <w:top w:val="nil"/>
              <w:left w:val="nil"/>
              <w:bottom w:val="nil"/>
              <w:right w:val="nil"/>
            </w:tcBorders>
            <w:tcMar>
              <w:top w:w="100" w:type="nil"/>
              <w:right w:w="100" w:type="nil"/>
            </w:tcMar>
          </w:tcPr>
          <w:p w14:paraId="3A6CC7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7A34C44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B63A67" w14:textId="77777777" w:rsidTr="00BE673C">
        <w:trPr>
          <w:jc w:val="center"/>
        </w:trPr>
        <w:tc>
          <w:tcPr>
            <w:tcW w:w="1520" w:type="dxa"/>
            <w:tcBorders>
              <w:top w:val="nil"/>
              <w:left w:val="nil"/>
              <w:bottom w:val="nil"/>
              <w:right w:val="nil"/>
            </w:tcBorders>
            <w:tcMar>
              <w:top w:w="100" w:type="nil"/>
              <w:right w:w="100" w:type="nil"/>
            </w:tcMar>
          </w:tcPr>
          <w:p w14:paraId="1FBD171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342B527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D06ED1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0DC2EA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46357" w14:textId="77777777" w:rsidTr="00BE673C">
        <w:trPr>
          <w:jc w:val="center"/>
        </w:trPr>
        <w:tc>
          <w:tcPr>
            <w:tcW w:w="1520" w:type="dxa"/>
            <w:tcBorders>
              <w:top w:val="nil"/>
              <w:left w:val="nil"/>
              <w:bottom w:val="single" w:sz="6" w:space="0" w:color="auto"/>
              <w:right w:val="nil"/>
            </w:tcBorders>
            <w:tcMar>
              <w:top w:w="100" w:type="nil"/>
              <w:right w:w="100" w:type="nil"/>
            </w:tcMar>
          </w:tcPr>
          <w:p w14:paraId="2EEB2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single" w:sz="6" w:space="0" w:color="auto"/>
              <w:right w:val="nil"/>
            </w:tcBorders>
            <w:tcMar>
              <w:top w:w="100" w:type="nil"/>
              <w:right w:w="100" w:type="nil"/>
            </w:tcMar>
          </w:tcPr>
          <w:p w14:paraId="0F4DB2E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single" w:sz="6" w:space="0" w:color="auto"/>
              <w:right w:val="nil"/>
            </w:tcBorders>
            <w:tcMar>
              <w:top w:w="100" w:type="nil"/>
              <w:right w:w="100" w:type="nil"/>
            </w:tcMar>
          </w:tcPr>
          <w:p w14:paraId="32D4ADD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single" w:sz="6" w:space="0" w:color="auto"/>
              <w:right w:val="nil"/>
            </w:tcBorders>
            <w:tcMar>
              <w:top w:w="100" w:type="nil"/>
              <w:right w:w="100" w:type="nil"/>
            </w:tcMar>
          </w:tcPr>
          <w:p w14:paraId="241E093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1943C5FC" w14:textId="0D1F774C"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p>
    <w:p w14:paraId="5373CAB5" w14:textId="0A24CB8F" w:rsidR="00053AFE" w:rsidRDefault="00BF514D" w:rsidP="00053AFE">
      <w:pPr>
        <w:pBdr>
          <w:top w:val="single" w:sz="4" w:space="1" w:color="auto"/>
          <w:left w:val="single" w:sz="4" w:space="4" w:color="auto"/>
          <w:bottom w:val="single" w:sz="4" w:space="1" w:color="auto"/>
          <w:right w:val="single" w:sz="4" w:space="4" w:color="auto"/>
        </w:pBdr>
      </w:pPr>
      <w:r>
        <w:t xml:space="preserve">Table 2: </w:t>
      </w:r>
      <w:r w:rsidR="00053AFE">
        <w:t>Any randomization strata should also be included here.  If there are multiple sites, consider stratifying the table by site.</w:t>
      </w:r>
    </w:p>
    <w:p w14:paraId="1C34743F" w14:textId="77777777" w:rsidR="00053AFE" w:rsidRDefault="00053AFE" w:rsidP="00053AFE">
      <w:pPr>
        <w:pStyle w:val="Heading3"/>
        <w:rPr>
          <w:rFonts w:eastAsiaTheme="minorEastAsia"/>
          <w:b/>
          <w:bCs/>
        </w:rPr>
      </w:pPr>
      <w:r>
        <w:rPr>
          <w:rFonts w:eastAsiaTheme="minorEastAsia"/>
        </w:rPr>
        <w:t>Table 3. Physical Measures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850"/>
        <w:gridCol w:w="1070"/>
      </w:tblGrid>
      <w:tr w:rsidR="00053AFE" w14:paraId="5AFE6CE8"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235C5D5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2975C5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261CD84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850" w:type="dxa"/>
            <w:tcBorders>
              <w:top w:val="single" w:sz="6" w:space="0" w:color="auto"/>
              <w:left w:val="nil"/>
              <w:bottom w:val="single" w:sz="6" w:space="0" w:color="auto"/>
              <w:right w:val="nil"/>
            </w:tcBorders>
            <w:tcMar>
              <w:top w:w="100" w:type="nil"/>
              <w:right w:w="100" w:type="nil"/>
            </w:tcMar>
            <w:vAlign w:val="bottom"/>
          </w:tcPr>
          <w:p w14:paraId="3BA206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070" w:type="dxa"/>
            <w:tcBorders>
              <w:top w:val="single" w:sz="6" w:space="0" w:color="auto"/>
              <w:left w:val="nil"/>
              <w:bottom w:val="single" w:sz="6" w:space="0" w:color="auto"/>
              <w:right w:val="nil"/>
            </w:tcBorders>
            <w:tcMar>
              <w:top w:w="100" w:type="nil"/>
              <w:right w:w="100" w:type="nil"/>
            </w:tcMar>
            <w:vAlign w:val="bottom"/>
          </w:tcPr>
          <w:p w14:paraId="51D45CF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21AB50A1" w14:textId="77777777" w:rsidTr="00BE673C">
        <w:trPr>
          <w:jc w:val="center"/>
        </w:trPr>
        <w:tc>
          <w:tcPr>
            <w:tcW w:w="1700" w:type="dxa"/>
            <w:tcBorders>
              <w:top w:val="nil"/>
              <w:left w:val="nil"/>
              <w:bottom w:val="nil"/>
              <w:right w:val="nil"/>
            </w:tcBorders>
            <w:tcMar>
              <w:top w:w="100" w:type="nil"/>
              <w:right w:w="100" w:type="nil"/>
            </w:tcMar>
          </w:tcPr>
          <w:p w14:paraId="6DA4D49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SBP</w:t>
            </w:r>
          </w:p>
        </w:tc>
        <w:tc>
          <w:tcPr>
            <w:tcW w:w="1685" w:type="dxa"/>
            <w:tcBorders>
              <w:top w:val="nil"/>
              <w:left w:val="nil"/>
              <w:bottom w:val="nil"/>
              <w:right w:val="nil"/>
            </w:tcBorders>
            <w:tcMar>
              <w:top w:w="100" w:type="nil"/>
              <w:right w:w="100" w:type="nil"/>
            </w:tcMar>
          </w:tcPr>
          <w:p w14:paraId="677BF2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913164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0C4B873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88E99B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25EB55A" w14:textId="77777777" w:rsidTr="00BE673C">
        <w:trPr>
          <w:jc w:val="center"/>
        </w:trPr>
        <w:tc>
          <w:tcPr>
            <w:tcW w:w="1700" w:type="dxa"/>
            <w:tcBorders>
              <w:top w:val="nil"/>
              <w:left w:val="nil"/>
              <w:bottom w:val="nil"/>
              <w:right w:val="nil"/>
            </w:tcBorders>
            <w:tcMar>
              <w:top w:w="100" w:type="nil"/>
              <w:right w:w="100" w:type="nil"/>
            </w:tcMar>
          </w:tcPr>
          <w:p w14:paraId="4440F9D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BDA6A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112.1 (8.7)</w:t>
            </w:r>
          </w:p>
        </w:tc>
        <w:tc>
          <w:tcPr>
            <w:tcW w:w="1595" w:type="dxa"/>
            <w:tcBorders>
              <w:top w:val="nil"/>
              <w:left w:val="nil"/>
              <w:bottom w:val="nil"/>
              <w:right w:val="nil"/>
            </w:tcBorders>
            <w:tcMar>
              <w:top w:w="100" w:type="nil"/>
              <w:right w:w="100" w:type="nil"/>
            </w:tcMar>
          </w:tcPr>
          <w:p w14:paraId="05AEAC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110.9 (10.6)</w:t>
            </w:r>
          </w:p>
        </w:tc>
        <w:tc>
          <w:tcPr>
            <w:tcW w:w="1850" w:type="dxa"/>
            <w:tcBorders>
              <w:top w:val="nil"/>
              <w:left w:val="nil"/>
              <w:bottom w:val="nil"/>
              <w:right w:val="nil"/>
            </w:tcBorders>
            <w:tcMar>
              <w:top w:w="100" w:type="nil"/>
              <w:right w:w="100" w:type="nil"/>
            </w:tcMar>
          </w:tcPr>
          <w:p w14:paraId="192B22A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105.4 (13.6)</w:t>
            </w:r>
          </w:p>
        </w:tc>
        <w:tc>
          <w:tcPr>
            <w:tcW w:w="1070" w:type="dxa"/>
            <w:tcBorders>
              <w:top w:val="nil"/>
              <w:left w:val="nil"/>
              <w:bottom w:val="nil"/>
              <w:right w:val="nil"/>
            </w:tcBorders>
            <w:tcMar>
              <w:top w:w="100" w:type="nil"/>
              <w:right w:w="100" w:type="nil"/>
            </w:tcMar>
          </w:tcPr>
          <w:p w14:paraId="26DC741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7EA0430F" w14:textId="77777777" w:rsidTr="00BE673C">
        <w:trPr>
          <w:jc w:val="center"/>
        </w:trPr>
        <w:tc>
          <w:tcPr>
            <w:tcW w:w="1700" w:type="dxa"/>
            <w:tcBorders>
              <w:top w:val="nil"/>
              <w:left w:val="nil"/>
              <w:bottom w:val="nil"/>
              <w:right w:val="nil"/>
            </w:tcBorders>
            <w:tcMar>
              <w:top w:w="100" w:type="nil"/>
              <w:right w:w="100" w:type="nil"/>
            </w:tcMar>
          </w:tcPr>
          <w:p w14:paraId="366028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21FD574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 (106.8, 118)</w:t>
            </w:r>
          </w:p>
        </w:tc>
        <w:tc>
          <w:tcPr>
            <w:tcW w:w="1595" w:type="dxa"/>
            <w:tcBorders>
              <w:top w:val="nil"/>
              <w:left w:val="nil"/>
              <w:bottom w:val="nil"/>
              <w:right w:val="nil"/>
            </w:tcBorders>
            <w:tcMar>
              <w:top w:w="100" w:type="nil"/>
              <w:right w:w="100" w:type="nil"/>
            </w:tcMar>
          </w:tcPr>
          <w:p w14:paraId="0F0A87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111 (103, 119)</w:t>
            </w:r>
          </w:p>
        </w:tc>
        <w:tc>
          <w:tcPr>
            <w:tcW w:w="1850" w:type="dxa"/>
            <w:tcBorders>
              <w:top w:val="nil"/>
              <w:left w:val="nil"/>
              <w:bottom w:val="nil"/>
              <w:right w:val="nil"/>
            </w:tcBorders>
            <w:tcMar>
              <w:top w:w="100" w:type="nil"/>
              <w:right w:w="100" w:type="nil"/>
            </w:tcMar>
          </w:tcPr>
          <w:p w14:paraId="2200F0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106.5 (93.2, 114.8)</w:t>
            </w:r>
          </w:p>
        </w:tc>
        <w:tc>
          <w:tcPr>
            <w:tcW w:w="1070" w:type="dxa"/>
            <w:tcBorders>
              <w:top w:val="nil"/>
              <w:left w:val="nil"/>
              <w:bottom w:val="nil"/>
              <w:right w:val="nil"/>
            </w:tcBorders>
            <w:tcMar>
              <w:top w:w="100" w:type="nil"/>
              <w:right w:w="100" w:type="nil"/>
            </w:tcMar>
          </w:tcPr>
          <w:p w14:paraId="192A162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E414BA4" w14:textId="77777777" w:rsidTr="00BE673C">
        <w:trPr>
          <w:jc w:val="center"/>
        </w:trPr>
        <w:tc>
          <w:tcPr>
            <w:tcW w:w="1700" w:type="dxa"/>
            <w:tcBorders>
              <w:top w:val="nil"/>
              <w:left w:val="nil"/>
              <w:bottom w:val="nil"/>
              <w:right w:val="nil"/>
            </w:tcBorders>
            <w:tcMar>
              <w:top w:w="100" w:type="nil"/>
              <w:right w:w="100" w:type="nil"/>
            </w:tcMar>
          </w:tcPr>
          <w:p w14:paraId="65398A7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6B80CB6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(87.0, 129.0)</w:t>
            </w:r>
          </w:p>
        </w:tc>
        <w:tc>
          <w:tcPr>
            <w:tcW w:w="1595" w:type="dxa"/>
            <w:tcBorders>
              <w:top w:val="nil"/>
              <w:left w:val="nil"/>
              <w:bottom w:val="nil"/>
              <w:right w:val="nil"/>
            </w:tcBorders>
            <w:tcMar>
              <w:top w:w="100" w:type="nil"/>
              <w:right w:w="100" w:type="nil"/>
            </w:tcMar>
          </w:tcPr>
          <w:p w14:paraId="4708B4D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(87.0, 137.0)</w:t>
            </w:r>
          </w:p>
        </w:tc>
        <w:tc>
          <w:tcPr>
            <w:tcW w:w="1850" w:type="dxa"/>
            <w:tcBorders>
              <w:top w:val="nil"/>
              <w:left w:val="nil"/>
              <w:bottom w:val="nil"/>
              <w:right w:val="nil"/>
            </w:tcBorders>
            <w:tcMar>
              <w:top w:w="100" w:type="nil"/>
              <w:right w:w="100" w:type="nil"/>
            </w:tcMar>
          </w:tcPr>
          <w:p w14:paraId="340D93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(69.0, 132.0)</w:t>
            </w:r>
          </w:p>
        </w:tc>
        <w:tc>
          <w:tcPr>
            <w:tcW w:w="1070" w:type="dxa"/>
            <w:tcBorders>
              <w:top w:val="nil"/>
              <w:left w:val="nil"/>
              <w:bottom w:val="nil"/>
              <w:right w:val="nil"/>
            </w:tcBorders>
            <w:tcMar>
              <w:top w:w="100" w:type="nil"/>
              <w:right w:w="100" w:type="nil"/>
            </w:tcMar>
          </w:tcPr>
          <w:p w14:paraId="07F21CA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55D35F" w14:textId="77777777" w:rsidTr="00BE673C">
        <w:trPr>
          <w:jc w:val="center"/>
        </w:trPr>
        <w:tc>
          <w:tcPr>
            <w:tcW w:w="1700" w:type="dxa"/>
            <w:tcBorders>
              <w:top w:val="nil"/>
              <w:left w:val="nil"/>
              <w:bottom w:val="nil"/>
              <w:right w:val="nil"/>
            </w:tcBorders>
            <w:tcMar>
              <w:top w:w="100" w:type="nil"/>
              <w:right w:w="100" w:type="nil"/>
            </w:tcMar>
          </w:tcPr>
          <w:p w14:paraId="59FFB5C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DBP</w:t>
            </w:r>
          </w:p>
        </w:tc>
        <w:tc>
          <w:tcPr>
            <w:tcW w:w="1685" w:type="dxa"/>
            <w:tcBorders>
              <w:top w:val="nil"/>
              <w:left w:val="nil"/>
              <w:bottom w:val="nil"/>
              <w:right w:val="nil"/>
            </w:tcBorders>
            <w:tcMar>
              <w:top w:w="100" w:type="nil"/>
              <w:right w:w="100" w:type="nil"/>
            </w:tcMar>
          </w:tcPr>
          <w:p w14:paraId="41EDA66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514A03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13535B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7FD84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703775" w14:textId="77777777" w:rsidTr="00BE673C">
        <w:trPr>
          <w:jc w:val="center"/>
        </w:trPr>
        <w:tc>
          <w:tcPr>
            <w:tcW w:w="1700" w:type="dxa"/>
            <w:tcBorders>
              <w:top w:val="nil"/>
              <w:left w:val="nil"/>
              <w:bottom w:val="nil"/>
              <w:right w:val="nil"/>
            </w:tcBorders>
            <w:tcMar>
              <w:top w:w="100" w:type="nil"/>
              <w:right w:w="100" w:type="nil"/>
            </w:tcMar>
          </w:tcPr>
          <w:p w14:paraId="229AA21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148A67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69.7 (6.2)</w:t>
            </w:r>
          </w:p>
        </w:tc>
        <w:tc>
          <w:tcPr>
            <w:tcW w:w="1595" w:type="dxa"/>
            <w:tcBorders>
              <w:top w:val="nil"/>
              <w:left w:val="nil"/>
              <w:bottom w:val="nil"/>
              <w:right w:val="nil"/>
            </w:tcBorders>
            <w:tcMar>
              <w:top w:w="100" w:type="nil"/>
              <w:right w:w="100" w:type="nil"/>
            </w:tcMar>
          </w:tcPr>
          <w:p w14:paraId="7B261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68.2 (6.5)</w:t>
            </w:r>
          </w:p>
        </w:tc>
        <w:tc>
          <w:tcPr>
            <w:tcW w:w="1850" w:type="dxa"/>
            <w:tcBorders>
              <w:top w:val="nil"/>
              <w:left w:val="nil"/>
              <w:bottom w:val="nil"/>
              <w:right w:val="nil"/>
            </w:tcBorders>
            <w:tcMar>
              <w:top w:w="100" w:type="nil"/>
              <w:right w:w="100" w:type="nil"/>
            </w:tcMar>
          </w:tcPr>
          <w:p w14:paraId="7FCD348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64.9 (7.5)</w:t>
            </w:r>
          </w:p>
        </w:tc>
        <w:tc>
          <w:tcPr>
            <w:tcW w:w="1070" w:type="dxa"/>
            <w:tcBorders>
              <w:top w:val="nil"/>
              <w:left w:val="nil"/>
              <w:bottom w:val="nil"/>
              <w:right w:val="nil"/>
            </w:tcBorders>
            <w:tcMar>
              <w:top w:w="100" w:type="nil"/>
              <w:right w:w="100" w:type="nil"/>
            </w:tcMar>
          </w:tcPr>
          <w:p w14:paraId="7E65E0D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0D14A2F0" w14:textId="77777777" w:rsidTr="00BE673C">
        <w:trPr>
          <w:jc w:val="center"/>
        </w:trPr>
        <w:tc>
          <w:tcPr>
            <w:tcW w:w="1700" w:type="dxa"/>
            <w:tcBorders>
              <w:top w:val="nil"/>
              <w:left w:val="nil"/>
              <w:bottom w:val="nil"/>
              <w:right w:val="nil"/>
            </w:tcBorders>
            <w:tcMar>
              <w:top w:w="100" w:type="nil"/>
              <w:right w:w="100" w:type="nil"/>
            </w:tcMar>
          </w:tcPr>
          <w:p w14:paraId="5D0C4DC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C0FE58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71 (66, 74)</w:t>
            </w:r>
          </w:p>
        </w:tc>
        <w:tc>
          <w:tcPr>
            <w:tcW w:w="1595" w:type="dxa"/>
            <w:tcBorders>
              <w:top w:val="nil"/>
              <w:left w:val="nil"/>
              <w:bottom w:val="nil"/>
              <w:right w:val="nil"/>
            </w:tcBorders>
            <w:tcMar>
              <w:top w:w="100" w:type="nil"/>
              <w:right w:w="100" w:type="nil"/>
            </w:tcMar>
          </w:tcPr>
          <w:p w14:paraId="48E5C5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(64, 72)</w:t>
            </w:r>
          </w:p>
        </w:tc>
        <w:tc>
          <w:tcPr>
            <w:tcW w:w="1850" w:type="dxa"/>
            <w:tcBorders>
              <w:top w:val="nil"/>
              <w:left w:val="nil"/>
              <w:bottom w:val="nil"/>
              <w:right w:val="nil"/>
            </w:tcBorders>
            <w:tcMar>
              <w:top w:w="100" w:type="nil"/>
              <w:right w:w="100" w:type="nil"/>
            </w:tcMar>
          </w:tcPr>
          <w:p w14:paraId="31DEA42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 (60.2, 70)</w:t>
            </w:r>
          </w:p>
        </w:tc>
        <w:tc>
          <w:tcPr>
            <w:tcW w:w="1070" w:type="dxa"/>
            <w:tcBorders>
              <w:top w:val="nil"/>
              <w:left w:val="nil"/>
              <w:bottom w:val="nil"/>
              <w:right w:val="nil"/>
            </w:tcBorders>
            <w:tcMar>
              <w:top w:w="100" w:type="nil"/>
              <w:right w:w="100" w:type="nil"/>
            </w:tcMar>
          </w:tcPr>
          <w:p w14:paraId="454BEEC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A864728" w14:textId="77777777" w:rsidTr="00BE673C">
        <w:trPr>
          <w:jc w:val="center"/>
        </w:trPr>
        <w:tc>
          <w:tcPr>
            <w:tcW w:w="1700" w:type="dxa"/>
            <w:tcBorders>
              <w:top w:val="nil"/>
              <w:left w:val="nil"/>
              <w:bottom w:val="nil"/>
              <w:right w:val="nil"/>
            </w:tcBorders>
            <w:tcMar>
              <w:top w:w="100" w:type="nil"/>
              <w:right w:w="100" w:type="nil"/>
            </w:tcMar>
          </w:tcPr>
          <w:p w14:paraId="6BBB85B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14057D9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(49.0, 79.0)</w:t>
            </w:r>
          </w:p>
        </w:tc>
        <w:tc>
          <w:tcPr>
            <w:tcW w:w="1595" w:type="dxa"/>
            <w:tcBorders>
              <w:top w:val="nil"/>
              <w:left w:val="nil"/>
              <w:bottom w:val="nil"/>
              <w:right w:val="nil"/>
            </w:tcBorders>
            <w:tcMar>
              <w:top w:w="100" w:type="nil"/>
              <w:right w:w="100" w:type="nil"/>
            </w:tcMar>
          </w:tcPr>
          <w:p w14:paraId="31B102D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(46.0, 83.0)</w:t>
            </w:r>
          </w:p>
        </w:tc>
        <w:tc>
          <w:tcPr>
            <w:tcW w:w="1850" w:type="dxa"/>
            <w:tcBorders>
              <w:top w:val="nil"/>
              <w:left w:val="nil"/>
              <w:bottom w:val="nil"/>
              <w:right w:val="nil"/>
            </w:tcBorders>
            <w:tcMar>
              <w:top w:w="100" w:type="nil"/>
              <w:right w:w="100" w:type="nil"/>
            </w:tcMar>
          </w:tcPr>
          <w:p w14:paraId="6EC605C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(41.0, 84.0)</w:t>
            </w:r>
          </w:p>
        </w:tc>
        <w:tc>
          <w:tcPr>
            <w:tcW w:w="1070" w:type="dxa"/>
            <w:tcBorders>
              <w:top w:val="nil"/>
              <w:left w:val="nil"/>
              <w:bottom w:val="nil"/>
              <w:right w:val="nil"/>
            </w:tcBorders>
            <w:tcMar>
              <w:top w:w="100" w:type="nil"/>
              <w:right w:w="100" w:type="nil"/>
            </w:tcMar>
          </w:tcPr>
          <w:p w14:paraId="3DD7CAA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8C9063" w14:textId="77777777" w:rsidTr="00BE673C">
        <w:trPr>
          <w:jc w:val="center"/>
        </w:trPr>
        <w:tc>
          <w:tcPr>
            <w:tcW w:w="1700" w:type="dxa"/>
            <w:tcBorders>
              <w:top w:val="nil"/>
              <w:left w:val="nil"/>
              <w:bottom w:val="nil"/>
              <w:right w:val="nil"/>
            </w:tcBorders>
            <w:tcMar>
              <w:top w:w="100" w:type="nil"/>
              <w:right w:w="100" w:type="nil"/>
            </w:tcMar>
          </w:tcPr>
          <w:p w14:paraId="2C647EE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BMI</w:t>
            </w:r>
          </w:p>
        </w:tc>
        <w:tc>
          <w:tcPr>
            <w:tcW w:w="1685" w:type="dxa"/>
            <w:tcBorders>
              <w:top w:val="nil"/>
              <w:left w:val="nil"/>
              <w:bottom w:val="nil"/>
              <w:right w:val="nil"/>
            </w:tcBorders>
            <w:tcMar>
              <w:top w:w="100" w:type="nil"/>
              <w:right w:w="100" w:type="nil"/>
            </w:tcMar>
          </w:tcPr>
          <w:p w14:paraId="2664642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746384B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28E711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39F33A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8EC87F" w14:textId="77777777" w:rsidTr="00BE673C">
        <w:trPr>
          <w:jc w:val="center"/>
        </w:trPr>
        <w:tc>
          <w:tcPr>
            <w:tcW w:w="1700" w:type="dxa"/>
            <w:tcBorders>
              <w:top w:val="nil"/>
              <w:left w:val="nil"/>
              <w:bottom w:val="nil"/>
              <w:right w:val="nil"/>
            </w:tcBorders>
            <w:tcMar>
              <w:top w:w="100" w:type="nil"/>
              <w:right w:w="100" w:type="nil"/>
            </w:tcMar>
          </w:tcPr>
          <w:p w14:paraId="248C0B3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B963FD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31.0 (5.3)</w:t>
            </w:r>
          </w:p>
        </w:tc>
        <w:tc>
          <w:tcPr>
            <w:tcW w:w="1595" w:type="dxa"/>
            <w:tcBorders>
              <w:top w:val="nil"/>
              <w:left w:val="nil"/>
              <w:bottom w:val="nil"/>
              <w:right w:val="nil"/>
            </w:tcBorders>
            <w:tcMar>
              <w:top w:w="100" w:type="nil"/>
              <w:right w:w="100" w:type="nil"/>
            </w:tcMar>
          </w:tcPr>
          <w:p w14:paraId="3E1C5AF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31.4 (5.3)</w:t>
            </w:r>
          </w:p>
        </w:tc>
        <w:tc>
          <w:tcPr>
            <w:tcW w:w="1850" w:type="dxa"/>
            <w:tcBorders>
              <w:top w:val="nil"/>
              <w:left w:val="nil"/>
              <w:bottom w:val="nil"/>
              <w:right w:val="nil"/>
            </w:tcBorders>
            <w:tcMar>
              <w:top w:w="100" w:type="nil"/>
              <w:right w:w="100" w:type="nil"/>
            </w:tcMar>
          </w:tcPr>
          <w:p w14:paraId="60DBC9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31.1 (5.6)</w:t>
            </w:r>
          </w:p>
        </w:tc>
        <w:tc>
          <w:tcPr>
            <w:tcW w:w="1070" w:type="dxa"/>
            <w:tcBorders>
              <w:top w:val="nil"/>
              <w:left w:val="nil"/>
              <w:bottom w:val="nil"/>
              <w:right w:val="nil"/>
            </w:tcBorders>
            <w:tcMar>
              <w:top w:w="100" w:type="nil"/>
              <w:right w:w="100" w:type="nil"/>
            </w:tcMar>
          </w:tcPr>
          <w:p w14:paraId="6ACBE7F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114D042A" w14:textId="77777777" w:rsidTr="00BE673C">
        <w:trPr>
          <w:jc w:val="center"/>
        </w:trPr>
        <w:tc>
          <w:tcPr>
            <w:tcW w:w="1700" w:type="dxa"/>
            <w:tcBorders>
              <w:top w:val="nil"/>
              <w:left w:val="nil"/>
              <w:bottom w:val="nil"/>
              <w:right w:val="nil"/>
            </w:tcBorders>
            <w:tcMar>
              <w:top w:w="100" w:type="nil"/>
              <w:right w:w="100" w:type="nil"/>
            </w:tcMar>
          </w:tcPr>
          <w:p w14:paraId="1FAE7A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03B127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30.8 (28, 34.6)</w:t>
            </w:r>
          </w:p>
        </w:tc>
        <w:tc>
          <w:tcPr>
            <w:tcW w:w="1595" w:type="dxa"/>
            <w:tcBorders>
              <w:top w:val="nil"/>
              <w:left w:val="nil"/>
              <w:bottom w:val="nil"/>
              <w:right w:val="nil"/>
            </w:tcBorders>
            <w:tcMar>
              <w:top w:w="100" w:type="nil"/>
              <w:right w:w="100" w:type="nil"/>
            </w:tcMar>
          </w:tcPr>
          <w:p w14:paraId="3E3FBA0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30.9 (28.2, 35)</w:t>
            </w:r>
          </w:p>
        </w:tc>
        <w:tc>
          <w:tcPr>
            <w:tcW w:w="1850" w:type="dxa"/>
            <w:tcBorders>
              <w:top w:val="nil"/>
              <w:left w:val="nil"/>
              <w:bottom w:val="nil"/>
              <w:right w:val="nil"/>
            </w:tcBorders>
            <w:tcMar>
              <w:top w:w="100" w:type="nil"/>
              <w:right w:w="100" w:type="nil"/>
            </w:tcMar>
          </w:tcPr>
          <w:p w14:paraId="2DD094E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 (28, 35)</w:t>
            </w:r>
          </w:p>
        </w:tc>
        <w:tc>
          <w:tcPr>
            <w:tcW w:w="1070" w:type="dxa"/>
            <w:tcBorders>
              <w:top w:val="nil"/>
              <w:left w:val="nil"/>
              <w:bottom w:val="nil"/>
              <w:right w:val="nil"/>
            </w:tcBorders>
            <w:tcMar>
              <w:top w:w="100" w:type="nil"/>
              <w:right w:w="100" w:type="nil"/>
            </w:tcMar>
          </w:tcPr>
          <w:p w14:paraId="35EE480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E0D2B08" w14:textId="77777777" w:rsidTr="00BE673C">
        <w:trPr>
          <w:jc w:val="center"/>
        </w:trPr>
        <w:tc>
          <w:tcPr>
            <w:tcW w:w="1700" w:type="dxa"/>
            <w:tcBorders>
              <w:top w:val="nil"/>
              <w:left w:val="nil"/>
              <w:bottom w:val="single" w:sz="6" w:space="0" w:color="auto"/>
              <w:right w:val="nil"/>
            </w:tcBorders>
            <w:tcMar>
              <w:top w:w="100" w:type="nil"/>
              <w:right w:w="100" w:type="nil"/>
            </w:tcMar>
          </w:tcPr>
          <w:p w14:paraId="52A582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32968C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(17.2, 43.5)</w:t>
            </w:r>
          </w:p>
        </w:tc>
        <w:tc>
          <w:tcPr>
            <w:tcW w:w="1595" w:type="dxa"/>
            <w:tcBorders>
              <w:top w:val="nil"/>
              <w:left w:val="nil"/>
              <w:bottom w:val="single" w:sz="6" w:space="0" w:color="auto"/>
              <w:right w:val="nil"/>
            </w:tcBorders>
            <w:tcMar>
              <w:top w:w="100" w:type="nil"/>
              <w:right w:w="100" w:type="nil"/>
            </w:tcMar>
          </w:tcPr>
          <w:p w14:paraId="5490F31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(17.4, 44.4)</w:t>
            </w:r>
          </w:p>
        </w:tc>
        <w:tc>
          <w:tcPr>
            <w:tcW w:w="1850" w:type="dxa"/>
            <w:tcBorders>
              <w:top w:val="nil"/>
              <w:left w:val="nil"/>
              <w:bottom w:val="single" w:sz="6" w:space="0" w:color="auto"/>
              <w:right w:val="nil"/>
            </w:tcBorders>
            <w:tcMar>
              <w:top w:w="100" w:type="nil"/>
              <w:right w:w="100" w:type="nil"/>
            </w:tcMar>
          </w:tcPr>
          <w:p w14:paraId="57CA64A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(17.0, 44.0)</w:t>
            </w:r>
          </w:p>
        </w:tc>
        <w:tc>
          <w:tcPr>
            <w:tcW w:w="1070" w:type="dxa"/>
            <w:tcBorders>
              <w:top w:val="nil"/>
              <w:left w:val="nil"/>
              <w:bottom w:val="single" w:sz="6" w:space="0" w:color="auto"/>
              <w:right w:val="nil"/>
            </w:tcBorders>
            <w:tcMar>
              <w:top w:w="100" w:type="nil"/>
              <w:right w:w="100" w:type="nil"/>
            </w:tcMar>
          </w:tcPr>
          <w:p w14:paraId="0A84A72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7A389DA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905285F" w14:textId="77777777" w:rsidR="00053AFE" w:rsidRDefault="00053AFE" w:rsidP="00053AFE">
      <w:pPr>
        <w:autoSpaceDE w:val="0"/>
        <w:autoSpaceDN w:val="0"/>
        <w:adjustRightInd w:val="0"/>
        <w:spacing w:after="0" w:line="240" w:lineRule="auto"/>
        <w:rPr>
          <w:rFonts w:ascii="Helvetica" w:hAnsi="Helvetica" w:cs="Helvetica"/>
          <w:kern w:val="0"/>
        </w:rPr>
        <w:sectPr w:rsidR="00053AFE" w:rsidSect="00053AFE">
          <w:footerReference w:type="default" r:id="rId14"/>
          <w:pgSz w:w="12240" w:h="15840"/>
          <w:pgMar w:top="1440" w:right="1440" w:bottom="1440" w:left="1440" w:header="720" w:footer="720" w:gutter="0"/>
          <w:cols w:space="720"/>
          <w:noEndnote/>
          <w:titlePg/>
        </w:sectPr>
      </w:pPr>
    </w:p>
    <w:p w14:paraId="05EAA58C" w14:textId="77777777" w:rsidR="00053AFE" w:rsidRDefault="00053AFE" w:rsidP="00053AFE">
      <w:pPr>
        <w:pStyle w:val="Heading3"/>
        <w:rPr>
          <w:rFonts w:eastAsiaTheme="minorEastAsia"/>
          <w:b/>
          <w:bCs/>
        </w:rPr>
      </w:pPr>
      <w:r>
        <w:rPr>
          <w:rFonts w:eastAsiaTheme="minorEastAsia"/>
        </w:rPr>
        <w:lastRenderedPageBreak/>
        <w:t>Table 4. Survey Scores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595"/>
        <w:gridCol w:w="1565"/>
        <w:gridCol w:w="1565"/>
        <w:gridCol w:w="1430"/>
      </w:tblGrid>
      <w:tr w:rsidR="00053AFE" w14:paraId="3254779E"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15DDA7F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738109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3844B6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4: N=109</w:t>
            </w:r>
          </w:p>
        </w:tc>
        <w:tc>
          <w:tcPr>
            <w:tcW w:w="1595" w:type="dxa"/>
            <w:tcBorders>
              <w:top w:val="single" w:sz="6" w:space="0" w:color="auto"/>
              <w:left w:val="nil"/>
              <w:bottom w:val="single" w:sz="6" w:space="0" w:color="auto"/>
              <w:right w:val="nil"/>
            </w:tcBorders>
            <w:tcMar>
              <w:top w:w="100" w:type="nil"/>
              <w:right w:w="100" w:type="nil"/>
            </w:tcMar>
            <w:vAlign w:val="bottom"/>
          </w:tcPr>
          <w:p w14:paraId="3F268F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565" w:type="dxa"/>
            <w:tcBorders>
              <w:top w:val="single" w:sz="6" w:space="0" w:color="auto"/>
              <w:left w:val="nil"/>
              <w:bottom w:val="single" w:sz="6" w:space="0" w:color="auto"/>
              <w:right w:val="nil"/>
            </w:tcBorders>
            <w:tcMar>
              <w:top w:w="100" w:type="nil"/>
              <w:right w:w="100" w:type="nil"/>
            </w:tcMar>
            <w:vAlign w:val="bottom"/>
          </w:tcPr>
          <w:p w14:paraId="455FBD5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3: N=83</w:t>
            </w:r>
          </w:p>
        </w:tc>
        <w:tc>
          <w:tcPr>
            <w:tcW w:w="1565" w:type="dxa"/>
            <w:tcBorders>
              <w:top w:val="single" w:sz="6" w:space="0" w:color="auto"/>
              <w:left w:val="nil"/>
              <w:bottom w:val="single" w:sz="6" w:space="0" w:color="auto"/>
              <w:right w:val="nil"/>
            </w:tcBorders>
            <w:tcMar>
              <w:top w:w="100" w:type="nil"/>
              <w:right w:w="100" w:type="nil"/>
            </w:tcMar>
            <w:vAlign w:val="bottom"/>
          </w:tcPr>
          <w:p w14:paraId="04EFAD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430" w:type="dxa"/>
            <w:tcBorders>
              <w:top w:val="single" w:sz="6" w:space="0" w:color="auto"/>
              <w:left w:val="nil"/>
              <w:bottom w:val="single" w:sz="6" w:space="0" w:color="auto"/>
              <w:right w:val="nil"/>
            </w:tcBorders>
            <w:tcMar>
              <w:top w:w="100" w:type="nil"/>
              <w:right w:w="100" w:type="nil"/>
            </w:tcMar>
            <w:vAlign w:val="bottom"/>
          </w:tcPr>
          <w:p w14:paraId="79EDC96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4E355F12" w14:textId="77777777" w:rsidTr="00BE673C">
        <w:trPr>
          <w:jc w:val="center"/>
        </w:trPr>
        <w:tc>
          <w:tcPr>
            <w:tcW w:w="1700" w:type="dxa"/>
            <w:tcBorders>
              <w:top w:val="nil"/>
              <w:left w:val="nil"/>
              <w:bottom w:val="nil"/>
              <w:right w:val="nil"/>
            </w:tcBorders>
            <w:tcMar>
              <w:top w:w="100" w:type="nil"/>
              <w:right w:w="100" w:type="nil"/>
            </w:tcMar>
          </w:tcPr>
          <w:p w14:paraId="6D7DC45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1</w:t>
            </w:r>
          </w:p>
        </w:tc>
        <w:tc>
          <w:tcPr>
            <w:tcW w:w="1685" w:type="dxa"/>
            <w:tcBorders>
              <w:top w:val="nil"/>
              <w:left w:val="nil"/>
              <w:bottom w:val="nil"/>
              <w:right w:val="nil"/>
            </w:tcBorders>
            <w:tcMar>
              <w:top w:w="100" w:type="nil"/>
              <w:right w:w="100" w:type="nil"/>
            </w:tcMar>
          </w:tcPr>
          <w:p w14:paraId="0CE1EC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22FACD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0A0734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6ACF9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9AB854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1424434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8E49CE2" w14:textId="77777777" w:rsidTr="00BE673C">
        <w:trPr>
          <w:jc w:val="center"/>
        </w:trPr>
        <w:tc>
          <w:tcPr>
            <w:tcW w:w="1700" w:type="dxa"/>
            <w:tcBorders>
              <w:top w:val="nil"/>
              <w:left w:val="nil"/>
              <w:bottom w:val="nil"/>
              <w:right w:val="nil"/>
            </w:tcBorders>
            <w:tcMar>
              <w:top w:w="100" w:type="nil"/>
              <w:right w:w="100" w:type="nil"/>
            </w:tcMar>
          </w:tcPr>
          <w:p w14:paraId="708D076F"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6D631B9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(7.1)</w:t>
            </w:r>
          </w:p>
        </w:tc>
        <w:tc>
          <w:tcPr>
            <w:tcW w:w="1595" w:type="dxa"/>
            <w:tcBorders>
              <w:top w:val="nil"/>
              <w:left w:val="nil"/>
              <w:bottom w:val="nil"/>
              <w:right w:val="nil"/>
            </w:tcBorders>
            <w:tcMar>
              <w:top w:w="100" w:type="nil"/>
              <w:right w:w="100" w:type="nil"/>
            </w:tcMar>
          </w:tcPr>
          <w:p w14:paraId="0E2764A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(8.0)</w:t>
            </w:r>
          </w:p>
        </w:tc>
        <w:tc>
          <w:tcPr>
            <w:tcW w:w="1595" w:type="dxa"/>
            <w:tcBorders>
              <w:top w:val="nil"/>
              <w:left w:val="nil"/>
              <w:bottom w:val="nil"/>
              <w:right w:val="nil"/>
            </w:tcBorders>
            <w:tcMar>
              <w:top w:w="100" w:type="nil"/>
              <w:right w:w="100" w:type="nil"/>
            </w:tcMar>
          </w:tcPr>
          <w:p w14:paraId="184C1B1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20.6 (7.4)</w:t>
            </w:r>
          </w:p>
        </w:tc>
        <w:tc>
          <w:tcPr>
            <w:tcW w:w="1565" w:type="dxa"/>
            <w:tcBorders>
              <w:top w:val="nil"/>
              <w:left w:val="nil"/>
              <w:bottom w:val="nil"/>
              <w:right w:val="nil"/>
            </w:tcBorders>
            <w:tcMar>
              <w:top w:w="100" w:type="nil"/>
              <w:right w:w="100" w:type="nil"/>
            </w:tcMar>
          </w:tcPr>
          <w:p w14:paraId="3AB796A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23.3 (11.5)</w:t>
            </w:r>
          </w:p>
        </w:tc>
        <w:tc>
          <w:tcPr>
            <w:tcW w:w="1565" w:type="dxa"/>
            <w:tcBorders>
              <w:top w:val="nil"/>
              <w:left w:val="nil"/>
              <w:bottom w:val="nil"/>
              <w:right w:val="nil"/>
            </w:tcBorders>
            <w:tcMar>
              <w:top w:w="100" w:type="nil"/>
              <w:right w:w="100" w:type="nil"/>
            </w:tcMar>
          </w:tcPr>
          <w:p w14:paraId="301B239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22.6 (10.4)</w:t>
            </w:r>
          </w:p>
        </w:tc>
        <w:tc>
          <w:tcPr>
            <w:tcW w:w="1430" w:type="dxa"/>
            <w:tcBorders>
              <w:top w:val="nil"/>
              <w:left w:val="nil"/>
              <w:bottom w:val="nil"/>
              <w:right w:val="nil"/>
            </w:tcBorders>
            <w:tcMar>
              <w:top w:w="100" w:type="nil"/>
              <w:right w:w="100" w:type="nil"/>
            </w:tcMar>
          </w:tcPr>
          <w:p w14:paraId="1C32188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45677D88" w14:textId="77777777" w:rsidTr="00BE673C">
        <w:trPr>
          <w:jc w:val="center"/>
        </w:trPr>
        <w:tc>
          <w:tcPr>
            <w:tcW w:w="1700" w:type="dxa"/>
            <w:tcBorders>
              <w:top w:val="nil"/>
              <w:left w:val="nil"/>
              <w:bottom w:val="nil"/>
              <w:right w:val="nil"/>
            </w:tcBorders>
            <w:tcMar>
              <w:top w:w="100" w:type="nil"/>
              <w:right w:w="100" w:type="nil"/>
            </w:tcMar>
          </w:tcPr>
          <w:p w14:paraId="056364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511D8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25)</w:t>
            </w:r>
          </w:p>
        </w:tc>
        <w:tc>
          <w:tcPr>
            <w:tcW w:w="1595" w:type="dxa"/>
            <w:tcBorders>
              <w:top w:val="nil"/>
              <w:left w:val="nil"/>
              <w:bottom w:val="nil"/>
              <w:right w:val="nil"/>
            </w:tcBorders>
            <w:tcMar>
              <w:top w:w="100" w:type="nil"/>
              <w:right w:w="100" w:type="nil"/>
            </w:tcMar>
          </w:tcPr>
          <w:p w14:paraId="747C7E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27)</w:t>
            </w:r>
          </w:p>
        </w:tc>
        <w:tc>
          <w:tcPr>
            <w:tcW w:w="1595" w:type="dxa"/>
            <w:tcBorders>
              <w:top w:val="nil"/>
              <w:left w:val="nil"/>
              <w:bottom w:val="nil"/>
              <w:right w:val="nil"/>
            </w:tcBorders>
            <w:tcMar>
              <w:top w:w="100" w:type="nil"/>
              <w:right w:w="100" w:type="nil"/>
            </w:tcMar>
          </w:tcPr>
          <w:p w14:paraId="671CE98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(16, 25)</w:t>
            </w:r>
          </w:p>
        </w:tc>
        <w:tc>
          <w:tcPr>
            <w:tcW w:w="1565" w:type="dxa"/>
            <w:tcBorders>
              <w:top w:val="nil"/>
              <w:left w:val="nil"/>
              <w:bottom w:val="nil"/>
              <w:right w:val="nil"/>
            </w:tcBorders>
            <w:tcMar>
              <w:top w:w="100" w:type="nil"/>
              <w:right w:w="100" w:type="nil"/>
            </w:tcMar>
          </w:tcPr>
          <w:p w14:paraId="5B381E9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(16.5, 30)</w:t>
            </w:r>
          </w:p>
        </w:tc>
        <w:tc>
          <w:tcPr>
            <w:tcW w:w="1565" w:type="dxa"/>
            <w:tcBorders>
              <w:top w:val="nil"/>
              <w:left w:val="nil"/>
              <w:bottom w:val="nil"/>
              <w:right w:val="nil"/>
            </w:tcBorders>
            <w:tcMar>
              <w:top w:w="100" w:type="nil"/>
              <w:right w:w="100" w:type="nil"/>
            </w:tcMar>
          </w:tcPr>
          <w:p w14:paraId="12FA36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(15.2, 29)</w:t>
            </w:r>
          </w:p>
        </w:tc>
        <w:tc>
          <w:tcPr>
            <w:tcW w:w="1430" w:type="dxa"/>
            <w:tcBorders>
              <w:top w:val="nil"/>
              <w:left w:val="nil"/>
              <w:bottom w:val="nil"/>
              <w:right w:val="nil"/>
            </w:tcBorders>
            <w:tcMar>
              <w:top w:w="100" w:type="nil"/>
              <w:right w:w="100" w:type="nil"/>
            </w:tcMar>
          </w:tcPr>
          <w:p w14:paraId="241B46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C15416D" w14:textId="77777777" w:rsidTr="00BE673C">
        <w:trPr>
          <w:jc w:val="center"/>
        </w:trPr>
        <w:tc>
          <w:tcPr>
            <w:tcW w:w="1700" w:type="dxa"/>
            <w:tcBorders>
              <w:top w:val="nil"/>
              <w:left w:val="nil"/>
              <w:bottom w:val="nil"/>
              <w:right w:val="nil"/>
            </w:tcBorders>
            <w:tcMar>
              <w:top w:w="100" w:type="nil"/>
              <w:right w:w="100" w:type="nil"/>
            </w:tcMar>
          </w:tcPr>
          <w:p w14:paraId="2E47AE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EF0457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(5.0, 37.0)</w:t>
            </w:r>
          </w:p>
        </w:tc>
        <w:tc>
          <w:tcPr>
            <w:tcW w:w="1595" w:type="dxa"/>
            <w:tcBorders>
              <w:top w:val="nil"/>
              <w:left w:val="nil"/>
              <w:bottom w:val="nil"/>
              <w:right w:val="nil"/>
            </w:tcBorders>
            <w:tcMar>
              <w:top w:w="100" w:type="nil"/>
              <w:right w:w="100" w:type="nil"/>
            </w:tcMar>
          </w:tcPr>
          <w:p w14:paraId="32A69EE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(1.0, 42.0)</w:t>
            </w:r>
          </w:p>
        </w:tc>
        <w:tc>
          <w:tcPr>
            <w:tcW w:w="1595" w:type="dxa"/>
            <w:tcBorders>
              <w:top w:val="nil"/>
              <w:left w:val="nil"/>
              <w:bottom w:val="nil"/>
              <w:right w:val="nil"/>
            </w:tcBorders>
            <w:tcMar>
              <w:top w:w="100" w:type="nil"/>
              <w:right w:w="100" w:type="nil"/>
            </w:tcMar>
          </w:tcPr>
          <w:p w14:paraId="3D2B03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(4.0, 39.0)</w:t>
            </w:r>
          </w:p>
        </w:tc>
        <w:tc>
          <w:tcPr>
            <w:tcW w:w="1565" w:type="dxa"/>
            <w:tcBorders>
              <w:top w:val="nil"/>
              <w:left w:val="nil"/>
              <w:bottom w:val="nil"/>
              <w:right w:val="nil"/>
            </w:tcBorders>
            <w:tcMar>
              <w:top w:w="100" w:type="nil"/>
              <w:right w:w="100" w:type="nil"/>
            </w:tcMar>
          </w:tcPr>
          <w:p w14:paraId="3635CBD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(0, 59.0)</w:t>
            </w:r>
          </w:p>
        </w:tc>
        <w:tc>
          <w:tcPr>
            <w:tcW w:w="1565" w:type="dxa"/>
            <w:tcBorders>
              <w:top w:val="nil"/>
              <w:left w:val="nil"/>
              <w:bottom w:val="nil"/>
              <w:right w:val="nil"/>
            </w:tcBorders>
            <w:tcMar>
              <w:top w:w="100" w:type="nil"/>
              <w:right w:w="100" w:type="nil"/>
            </w:tcMar>
          </w:tcPr>
          <w:p w14:paraId="48D9C6F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(0, 50.0)</w:t>
            </w:r>
          </w:p>
        </w:tc>
        <w:tc>
          <w:tcPr>
            <w:tcW w:w="1430" w:type="dxa"/>
            <w:tcBorders>
              <w:top w:val="nil"/>
              <w:left w:val="nil"/>
              <w:bottom w:val="nil"/>
              <w:right w:val="nil"/>
            </w:tcBorders>
            <w:tcMar>
              <w:top w:w="100" w:type="nil"/>
              <w:right w:w="100" w:type="nil"/>
            </w:tcMar>
          </w:tcPr>
          <w:p w14:paraId="65B356C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27647" w14:textId="77777777" w:rsidTr="00BE673C">
        <w:trPr>
          <w:jc w:val="center"/>
        </w:trPr>
        <w:tc>
          <w:tcPr>
            <w:tcW w:w="1700" w:type="dxa"/>
            <w:tcBorders>
              <w:top w:val="nil"/>
              <w:left w:val="nil"/>
              <w:bottom w:val="nil"/>
              <w:right w:val="nil"/>
            </w:tcBorders>
            <w:tcMar>
              <w:top w:w="100" w:type="nil"/>
              <w:right w:w="100" w:type="nil"/>
            </w:tcMar>
          </w:tcPr>
          <w:p w14:paraId="467BB55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2</w:t>
            </w:r>
          </w:p>
        </w:tc>
        <w:tc>
          <w:tcPr>
            <w:tcW w:w="1685" w:type="dxa"/>
            <w:tcBorders>
              <w:top w:val="nil"/>
              <w:left w:val="nil"/>
              <w:bottom w:val="nil"/>
              <w:right w:val="nil"/>
            </w:tcBorders>
            <w:tcMar>
              <w:top w:w="100" w:type="nil"/>
              <w:right w:w="100" w:type="nil"/>
            </w:tcMar>
          </w:tcPr>
          <w:p w14:paraId="12E95E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DCF5A7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CF3B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72428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31F98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053DCF9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3CF4047" w14:textId="77777777" w:rsidTr="00BE673C">
        <w:trPr>
          <w:jc w:val="center"/>
        </w:trPr>
        <w:tc>
          <w:tcPr>
            <w:tcW w:w="1700" w:type="dxa"/>
            <w:tcBorders>
              <w:top w:val="nil"/>
              <w:left w:val="nil"/>
              <w:bottom w:val="nil"/>
              <w:right w:val="nil"/>
            </w:tcBorders>
            <w:tcMar>
              <w:top w:w="100" w:type="nil"/>
              <w:right w:w="100" w:type="nil"/>
            </w:tcMar>
          </w:tcPr>
          <w:p w14:paraId="09905D2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251A4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(3.0)</w:t>
            </w:r>
          </w:p>
        </w:tc>
        <w:tc>
          <w:tcPr>
            <w:tcW w:w="1595" w:type="dxa"/>
            <w:tcBorders>
              <w:top w:val="nil"/>
              <w:left w:val="nil"/>
              <w:bottom w:val="nil"/>
              <w:right w:val="nil"/>
            </w:tcBorders>
            <w:tcMar>
              <w:top w:w="100" w:type="nil"/>
              <w:right w:w="100" w:type="nil"/>
            </w:tcMar>
          </w:tcPr>
          <w:p w14:paraId="11315E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(3.1)</w:t>
            </w:r>
          </w:p>
        </w:tc>
        <w:tc>
          <w:tcPr>
            <w:tcW w:w="1595" w:type="dxa"/>
            <w:tcBorders>
              <w:top w:val="nil"/>
              <w:left w:val="nil"/>
              <w:bottom w:val="nil"/>
              <w:right w:val="nil"/>
            </w:tcBorders>
            <w:tcMar>
              <w:top w:w="100" w:type="nil"/>
              <w:right w:w="100" w:type="nil"/>
            </w:tcMar>
          </w:tcPr>
          <w:p w14:paraId="2E11D9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7.3 (3.2)</w:t>
            </w:r>
          </w:p>
        </w:tc>
        <w:tc>
          <w:tcPr>
            <w:tcW w:w="1565" w:type="dxa"/>
            <w:tcBorders>
              <w:top w:val="nil"/>
              <w:left w:val="nil"/>
              <w:bottom w:val="nil"/>
              <w:right w:val="nil"/>
            </w:tcBorders>
            <w:tcMar>
              <w:top w:w="100" w:type="nil"/>
              <w:right w:w="100" w:type="nil"/>
            </w:tcMar>
          </w:tcPr>
          <w:p w14:paraId="7DDE36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7.8 (3.9)</w:t>
            </w:r>
          </w:p>
        </w:tc>
        <w:tc>
          <w:tcPr>
            <w:tcW w:w="1565" w:type="dxa"/>
            <w:tcBorders>
              <w:top w:val="nil"/>
              <w:left w:val="nil"/>
              <w:bottom w:val="nil"/>
              <w:right w:val="nil"/>
            </w:tcBorders>
            <w:tcMar>
              <w:top w:w="100" w:type="nil"/>
              <w:right w:w="100" w:type="nil"/>
            </w:tcMar>
          </w:tcPr>
          <w:p w14:paraId="50D7746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 (3.7)</w:t>
            </w:r>
          </w:p>
        </w:tc>
        <w:tc>
          <w:tcPr>
            <w:tcW w:w="1430" w:type="dxa"/>
            <w:tcBorders>
              <w:top w:val="nil"/>
              <w:left w:val="nil"/>
              <w:bottom w:val="nil"/>
              <w:right w:val="nil"/>
            </w:tcBorders>
            <w:tcMar>
              <w:top w:w="100" w:type="nil"/>
              <w:right w:w="100" w:type="nil"/>
            </w:tcMar>
          </w:tcPr>
          <w:p w14:paraId="74999AA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0F12C10" w14:textId="77777777" w:rsidTr="00BE673C">
        <w:trPr>
          <w:jc w:val="center"/>
        </w:trPr>
        <w:tc>
          <w:tcPr>
            <w:tcW w:w="1700" w:type="dxa"/>
            <w:tcBorders>
              <w:top w:val="nil"/>
              <w:left w:val="nil"/>
              <w:bottom w:val="nil"/>
              <w:right w:val="nil"/>
            </w:tcBorders>
            <w:tcMar>
              <w:top w:w="100" w:type="nil"/>
              <w:right w:w="100" w:type="nil"/>
            </w:tcMar>
          </w:tcPr>
          <w:p w14:paraId="00E1B97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6E93C8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95" w:type="dxa"/>
            <w:tcBorders>
              <w:top w:val="nil"/>
              <w:left w:val="nil"/>
              <w:bottom w:val="nil"/>
              <w:right w:val="nil"/>
            </w:tcBorders>
            <w:tcMar>
              <w:top w:w="100" w:type="nil"/>
              <w:right w:w="100" w:type="nil"/>
            </w:tcMar>
          </w:tcPr>
          <w:p w14:paraId="3689E1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 9)</w:t>
            </w:r>
          </w:p>
        </w:tc>
        <w:tc>
          <w:tcPr>
            <w:tcW w:w="1595" w:type="dxa"/>
            <w:tcBorders>
              <w:top w:val="nil"/>
              <w:left w:val="nil"/>
              <w:bottom w:val="nil"/>
              <w:right w:val="nil"/>
            </w:tcBorders>
            <w:tcMar>
              <w:top w:w="100" w:type="nil"/>
              <w:right w:w="100" w:type="nil"/>
            </w:tcMar>
          </w:tcPr>
          <w:p w14:paraId="6291000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65" w:type="dxa"/>
            <w:tcBorders>
              <w:top w:val="nil"/>
              <w:left w:val="nil"/>
              <w:bottom w:val="nil"/>
              <w:right w:val="nil"/>
            </w:tcBorders>
            <w:tcMar>
              <w:top w:w="100" w:type="nil"/>
              <w:right w:w="100" w:type="nil"/>
            </w:tcMar>
          </w:tcPr>
          <w:p w14:paraId="6FBABD3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11)</w:t>
            </w:r>
          </w:p>
        </w:tc>
        <w:tc>
          <w:tcPr>
            <w:tcW w:w="1565" w:type="dxa"/>
            <w:tcBorders>
              <w:top w:val="nil"/>
              <w:left w:val="nil"/>
              <w:bottom w:val="nil"/>
              <w:right w:val="nil"/>
            </w:tcBorders>
            <w:tcMar>
              <w:top w:w="100" w:type="nil"/>
              <w:right w:w="100" w:type="nil"/>
            </w:tcMar>
          </w:tcPr>
          <w:p w14:paraId="69FAF64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10)</w:t>
            </w:r>
          </w:p>
        </w:tc>
        <w:tc>
          <w:tcPr>
            <w:tcW w:w="1430" w:type="dxa"/>
            <w:tcBorders>
              <w:top w:val="nil"/>
              <w:left w:val="nil"/>
              <w:bottom w:val="nil"/>
              <w:right w:val="nil"/>
            </w:tcBorders>
            <w:tcMar>
              <w:top w:w="100" w:type="nil"/>
              <w:right w:w="100" w:type="nil"/>
            </w:tcMar>
          </w:tcPr>
          <w:p w14:paraId="5BC6B3E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28371DF" w14:textId="77777777" w:rsidTr="00BE673C">
        <w:trPr>
          <w:jc w:val="center"/>
        </w:trPr>
        <w:tc>
          <w:tcPr>
            <w:tcW w:w="1700" w:type="dxa"/>
            <w:tcBorders>
              <w:top w:val="nil"/>
              <w:left w:val="nil"/>
              <w:bottom w:val="nil"/>
              <w:right w:val="nil"/>
            </w:tcBorders>
            <w:tcMar>
              <w:top w:w="100" w:type="nil"/>
              <w:right w:w="100" w:type="nil"/>
            </w:tcMar>
          </w:tcPr>
          <w:p w14:paraId="6F345F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472E0A5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4C50C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526F075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0879034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2580560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430" w:type="dxa"/>
            <w:tcBorders>
              <w:top w:val="nil"/>
              <w:left w:val="nil"/>
              <w:bottom w:val="nil"/>
              <w:right w:val="nil"/>
            </w:tcBorders>
            <w:tcMar>
              <w:top w:w="100" w:type="nil"/>
              <w:right w:w="100" w:type="nil"/>
            </w:tcMar>
          </w:tcPr>
          <w:p w14:paraId="4770EE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8E3B82" w14:textId="77777777" w:rsidTr="00BE673C">
        <w:trPr>
          <w:jc w:val="center"/>
        </w:trPr>
        <w:tc>
          <w:tcPr>
            <w:tcW w:w="1700" w:type="dxa"/>
            <w:tcBorders>
              <w:top w:val="nil"/>
              <w:left w:val="nil"/>
              <w:bottom w:val="nil"/>
              <w:right w:val="nil"/>
            </w:tcBorders>
            <w:tcMar>
              <w:top w:w="100" w:type="nil"/>
              <w:right w:w="100" w:type="nil"/>
            </w:tcMar>
          </w:tcPr>
          <w:p w14:paraId="17B44E1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1</w:t>
            </w:r>
          </w:p>
        </w:tc>
        <w:tc>
          <w:tcPr>
            <w:tcW w:w="1685" w:type="dxa"/>
            <w:tcBorders>
              <w:top w:val="nil"/>
              <w:left w:val="nil"/>
              <w:bottom w:val="nil"/>
              <w:right w:val="nil"/>
            </w:tcBorders>
            <w:tcMar>
              <w:top w:w="100" w:type="nil"/>
              <w:right w:w="100" w:type="nil"/>
            </w:tcMar>
          </w:tcPr>
          <w:p w14:paraId="7B2530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CBC148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6B7AC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452A71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1E12C6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670EF0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C725E18" w14:textId="77777777" w:rsidTr="00BE673C">
        <w:trPr>
          <w:jc w:val="center"/>
        </w:trPr>
        <w:tc>
          <w:tcPr>
            <w:tcW w:w="1700" w:type="dxa"/>
            <w:tcBorders>
              <w:top w:val="nil"/>
              <w:left w:val="nil"/>
              <w:bottom w:val="nil"/>
              <w:right w:val="nil"/>
            </w:tcBorders>
            <w:tcMar>
              <w:top w:w="100" w:type="nil"/>
              <w:right w:w="100" w:type="nil"/>
            </w:tcMar>
          </w:tcPr>
          <w:p w14:paraId="5C8DA68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413B0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51.4 (14.8)</w:t>
            </w:r>
          </w:p>
        </w:tc>
        <w:tc>
          <w:tcPr>
            <w:tcW w:w="1595" w:type="dxa"/>
            <w:tcBorders>
              <w:top w:val="nil"/>
              <w:left w:val="nil"/>
              <w:bottom w:val="nil"/>
              <w:right w:val="nil"/>
            </w:tcBorders>
            <w:tcMar>
              <w:top w:w="100" w:type="nil"/>
              <w:right w:w="100" w:type="nil"/>
            </w:tcMar>
          </w:tcPr>
          <w:p w14:paraId="1034124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48.2 (16.3)</w:t>
            </w:r>
          </w:p>
        </w:tc>
        <w:tc>
          <w:tcPr>
            <w:tcW w:w="1595" w:type="dxa"/>
            <w:tcBorders>
              <w:top w:val="nil"/>
              <w:left w:val="nil"/>
              <w:bottom w:val="nil"/>
              <w:right w:val="nil"/>
            </w:tcBorders>
            <w:tcMar>
              <w:top w:w="100" w:type="nil"/>
              <w:right w:w="100" w:type="nil"/>
            </w:tcMar>
          </w:tcPr>
          <w:p w14:paraId="38AEE80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46.3 (15.6)</w:t>
            </w:r>
          </w:p>
        </w:tc>
        <w:tc>
          <w:tcPr>
            <w:tcW w:w="1565" w:type="dxa"/>
            <w:tcBorders>
              <w:top w:val="nil"/>
              <w:left w:val="nil"/>
              <w:bottom w:val="nil"/>
              <w:right w:val="nil"/>
            </w:tcBorders>
            <w:tcMar>
              <w:top w:w="100" w:type="nil"/>
              <w:right w:w="100" w:type="nil"/>
            </w:tcMar>
          </w:tcPr>
          <w:p w14:paraId="2908C0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44.5 (18.6)</w:t>
            </w:r>
          </w:p>
        </w:tc>
        <w:tc>
          <w:tcPr>
            <w:tcW w:w="1565" w:type="dxa"/>
            <w:tcBorders>
              <w:top w:val="nil"/>
              <w:left w:val="nil"/>
              <w:bottom w:val="nil"/>
              <w:right w:val="nil"/>
            </w:tcBorders>
            <w:tcMar>
              <w:top w:w="100" w:type="nil"/>
              <w:right w:w="100" w:type="nil"/>
            </w:tcMar>
          </w:tcPr>
          <w:p w14:paraId="4FC1FB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42.0 (18.4)</w:t>
            </w:r>
          </w:p>
        </w:tc>
        <w:tc>
          <w:tcPr>
            <w:tcW w:w="1430" w:type="dxa"/>
            <w:tcBorders>
              <w:top w:val="nil"/>
              <w:left w:val="nil"/>
              <w:bottom w:val="nil"/>
              <w:right w:val="nil"/>
            </w:tcBorders>
            <w:tcMar>
              <w:top w:w="100" w:type="nil"/>
              <w:right w:w="100" w:type="nil"/>
            </w:tcMar>
          </w:tcPr>
          <w:p w14:paraId="5FDE410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021653FC" w14:textId="77777777" w:rsidTr="00BE673C">
        <w:trPr>
          <w:jc w:val="center"/>
        </w:trPr>
        <w:tc>
          <w:tcPr>
            <w:tcW w:w="1700" w:type="dxa"/>
            <w:tcBorders>
              <w:top w:val="nil"/>
              <w:left w:val="nil"/>
              <w:bottom w:val="nil"/>
              <w:right w:val="nil"/>
            </w:tcBorders>
            <w:tcMar>
              <w:top w:w="100" w:type="nil"/>
              <w:right w:w="100" w:type="nil"/>
            </w:tcMar>
          </w:tcPr>
          <w:p w14:paraId="7A90BE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1DF375B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52 (41.5, 62)</w:t>
            </w:r>
          </w:p>
        </w:tc>
        <w:tc>
          <w:tcPr>
            <w:tcW w:w="1595" w:type="dxa"/>
            <w:tcBorders>
              <w:top w:val="nil"/>
              <w:left w:val="nil"/>
              <w:bottom w:val="nil"/>
              <w:right w:val="nil"/>
            </w:tcBorders>
            <w:tcMar>
              <w:top w:w="100" w:type="nil"/>
              <w:right w:w="100" w:type="nil"/>
            </w:tcMar>
          </w:tcPr>
          <w:p w14:paraId="1FF8BC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 59)</w:t>
            </w:r>
          </w:p>
        </w:tc>
        <w:tc>
          <w:tcPr>
            <w:tcW w:w="1595" w:type="dxa"/>
            <w:tcBorders>
              <w:top w:val="nil"/>
              <w:left w:val="nil"/>
              <w:bottom w:val="nil"/>
              <w:right w:val="nil"/>
            </w:tcBorders>
            <w:tcMar>
              <w:top w:w="100" w:type="nil"/>
              <w:right w:w="100" w:type="nil"/>
            </w:tcMar>
          </w:tcPr>
          <w:p w14:paraId="245DFF9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 (37, 56)</w:t>
            </w:r>
          </w:p>
        </w:tc>
        <w:tc>
          <w:tcPr>
            <w:tcW w:w="1565" w:type="dxa"/>
            <w:tcBorders>
              <w:top w:val="nil"/>
              <w:left w:val="nil"/>
              <w:bottom w:val="nil"/>
              <w:right w:val="nil"/>
            </w:tcBorders>
            <w:tcMar>
              <w:top w:w="100" w:type="nil"/>
              <w:right w:w="100" w:type="nil"/>
            </w:tcMar>
          </w:tcPr>
          <w:p w14:paraId="45222CB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 (34, 57)</w:t>
            </w:r>
          </w:p>
        </w:tc>
        <w:tc>
          <w:tcPr>
            <w:tcW w:w="1565" w:type="dxa"/>
            <w:tcBorders>
              <w:top w:val="nil"/>
              <w:left w:val="nil"/>
              <w:bottom w:val="nil"/>
              <w:right w:val="nil"/>
            </w:tcBorders>
            <w:tcMar>
              <w:top w:w="100" w:type="nil"/>
              <w:right w:w="100" w:type="nil"/>
            </w:tcMar>
          </w:tcPr>
          <w:p w14:paraId="4B1AA7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43 (29, 54.8)</w:t>
            </w:r>
          </w:p>
        </w:tc>
        <w:tc>
          <w:tcPr>
            <w:tcW w:w="1430" w:type="dxa"/>
            <w:tcBorders>
              <w:top w:val="nil"/>
              <w:left w:val="nil"/>
              <w:bottom w:val="nil"/>
              <w:right w:val="nil"/>
            </w:tcBorders>
            <w:tcMar>
              <w:top w:w="100" w:type="nil"/>
              <w:right w:w="100" w:type="nil"/>
            </w:tcMar>
          </w:tcPr>
          <w:p w14:paraId="588F074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DBE405" w14:textId="77777777" w:rsidTr="00BE673C">
        <w:trPr>
          <w:jc w:val="center"/>
        </w:trPr>
        <w:tc>
          <w:tcPr>
            <w:tcW w:w="1700" w:type="dxa"/>
            <w:tcBorders>
              <w:top w:val="nil"/>
              <w:left w:val="nil"/>
              <w:bottom w:val="nil"/>
              <w:right w:val="nil"/>
            </w:tcBorders>
            <w:tcMar>
              <w:top w:w="100" w:type="nil"/>
              <w:right w:w="100" w:type="nil"/>
            </w:tcMar>
          </w:tcPr>
          <w:p w14:paraId="2DA0985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500A7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(17.0, 85.0)</w:t>
            </w:r>
          </w:p>
        </w:tc>
        <w:tc>
          <w:tcPr>
            <w:tcW w:w="1595" w:type="dxa"/>
            <w:tcBorders>
              <w:top w:val="nil"/>
              <w:left w:val="nil"/>
              <w:bottom w:val="nil"/>
              <w:right w:val="nil"/>
            </w:tcBorders>
            <w:tcMar>
              <w:top w:w="100" w:type="nil"/>
              <w:right w:w="100" w:type="nil"/>
            </w:tcMar>
          </w:tcPr>
          <w:p w14:paraId="052DB4E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(8.0, 90.0)</w:t>
            </w:r>
          </w:p>
        </w:tc>
        <w:tc>
          <w:tcPr>
            <w:tcW w:w="1595" w:type="dxa"/>
            <w:tcBorders>
              <w:top w:val="nil"/>
              <w:left w:val="nil"/>
              <w:bottom w:val="nil"/>
              <w:right w:val="nil"/>
            </w:tcBorders>
            <w:tcMar>
              <w:top w:w="100" w:type="nil"/>
              <w:right w:w="100" w:type="nil"/>
            </w:tcMar>
          </w:tcPr>
          <w:p w14:paraId="4581AA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(10.0, 85.0)</w:t>
            </w:r>
          </w:p>
        </w:tc>
        <w:tc>
          <w:tcPr>
            <w:tcW w:w="1565" w:type="dxa"/>
            <w:tcBorders>
              <w:top w:val="nil"/>
              <w:left w:val="nil"/>
              <w:bottom w:val="nil"/>
              <w:right w:val="nil"/>
            </w:tcBorders>
            <w:tcMar>
              <w:top w:w="100" w:type="nil"/>
              <w:right w:w="100" w:type="nil"/>
            </w:tcMar>
          </w:tcPr>
          <w:p w14:paraId="1A7AC7F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(0, 80.0)</w:t>
            </w:r>
          </w:p>
        </w:tc>
        <w:tc>
          <w:tcPr>
            <w:tcW w:w="1565" w:type="dxa"/>
            <w:tcBorders>
              <w:top w:val="nil"/>
              <w:left w:val="nil"/>
              <w:bottom w:val="nil"/>
              <w:right w:val="nil"/>
            </w:tcBorders>
            <w:tcMar>
              <w:top w:w="100" w:type="nil"/>
              <w:right w:w="100" w:type="nil"/>
            </w:tcMar>
          </w:tcPr>
          <w:p w14:paraId="7356F9E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(0, 87.0)</w:t>
            </w:r>
          </w:p>
        </w:tc>
        <w:tc>
          <w:tcPr>
            <w:tcW w:w="1430" w:type="dxa"/>
            <w:tcBorders>
              <w:top w:val="nil"/>
              <w:left w:val="nil"/>
              <w:bottom w:val="nil"/>
              <w:right w:val="nil"/>
            </w:tcBorders>
            <w:tcMar>
              <w:top w:w="100" w:type="nil"/>
              <w:right w:w="100" w:type="nil"/>
            </w:tcMar>
          </w:tcPr>
          <w:p w14:paraId="6ABE91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E95EFE1" w14:textId="77777777" w:rsidTr="00BE673C">
        <w:trPr>
          <w:jc w:val="center"/>
        </w:trPr>
        <w:tc>
          <w:tcPr>
            <w:tcW w:w="1700" w:type="dxa"/>
            <w:tcBorders>
              <w:top w:val="nil"/>
              <w:left w:val="nil"/>
              <w:bottom w:val="nil"/>
              <w:right w:val="nil"/>
            </w:tcBorders>
            <w:tcMar>
              <w:top w:w="100" w:type="nil"/>
              <w:right w:w="100" w:type="nil"/>
            </w:tcMar>
          </w:tcPr>
          <w:p w14:paraId="2DC76CF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2</w:t>
            </w:r>
          </w:p>
        </w:tc>
        <w:tc>
          <w:tcPr>
            <w:tcW w:w="1685" w:type="dxa"/>
            <w:tcBorders>
              <w:top w:val="nil"/>
              <w:left w:val="nil"/>
              <w:bottom w:val="nil"/>
              <w:right w:val="nil"/>
            </w:tcBorders>
            <w:tcMar>
              <w:top w:w="100" w:type="nil"/>
              <w:right w:w="100" w:type="nil"/>
            </w:tcMar>
          </w:tcPr>
          <w:p w14:paraId="56ACB8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B3CF4C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2C86CE0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A9BDA8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81B7F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1F27C4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D880A29" w14:textId="77777777" w:rsidTr="00BE673C">
        <w:trPr>
          <w:jc w:val="center"/>
        </w:trPr>
        <w:tc>
          <w:tcPr>
            <w:tcW w:w="1700" w:type="dxa"/>
            <w:tcBorders>
              <w:top w:val="nil"/>
              <w:left w:val="nil"/>
              <w:bottom w:val="nil"/>
              <w:right w:val="nil"/>
            </w:tcBorders>
            <w:tcMar>
              <w:top w:w="100" w:type="nil"/>
              <w:right w:w="100" w:type="nil"/>
            </w:tcMar>
          </w:tcPr>
          <w:p w14:paraId="192066E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186F6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51.6 (16.2)</w:t>
            </w:r>
          </w:p>
        </w:tc>
        <w:tc>
          <w:tcPr>
            <w:tcW w:w="1595" w:type="dxa"/>
            <w:tcBorders>
              <w:top w:val="nil"/>
              <w:left w:val="nil"/>
              <w:bottom w:val="nil"/>
              <w:right w:val="nil"/>
            </w:tcBorders>
            <w:tcMar>
              <w:top w:w="100" w:type="nil"/>
              <w:right w:w="100" w:type="nil"/>
            </w:tcMar>
          </w:tcPr>
          <w:p w14:paraId="43779B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56.2 (16.7)</w:t>
            </w:r>
          </w:p>
        </w:tc>
        <w:tc>
          <w:tcPr>
            <w:tcW w:w="1595" w:type="dxa"/>
            <w:tcBorders>
              <w:top w:val="nil"/>
              <w:left w:val="nil"/>
              <w:bottom w:val="nil"/>
              <w:right w:val="nil"/>
            </w:tcBorders>
            <w:tcMar>
              <w:top w:w="100" w:type="nil"/>
              <w:right w:w="100" w:type="nil"/>
            </w:tcMar>
          </w:tcPr>
          <w:p w14:paraId="5E9C88C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62.2 (16.0)</w:t>
            </w:r>
          </w:p>
        </w:tc>
        <w:tc>
          <w:tcPr>
            <w:tcW w:w="1565" w:type="dxa"/>
            <w:tcBorders>
              <w:top w:val="nil"/>
              <w:left w:val="nil"/>
              <w:bottom w:val="nil"/>
              <w:right w:val="nil"/>
            </w:tcBorders>
            <w:tcMar>
              <w:top w:w="100" w:type="nil"/>
              <w:right w:w="100" w:type="nil"/>
            </w:tcMar>
          </w:tcPr>
          <w:p w14:paraId="36380BF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66.7 (17.5)</w:t>
            </w:r>
          </w:p>
        </w:tc>
        <w:tc>
          <w:tcPr>
            <w:tcW w:w="1565" w:type="dxa"/>
            <w:tcBorders>
              <w:top w:val="nil"/>
              <w:left w:val="nil"/>
              <w:bottom w:val="nil"/>
              <w:right w:val="nil"/>
            </w:tcBorders>
            <w:tcMar>
              <w:top w:w="100" w:type="nil"/>
              <w:right w:w="100" w:type="nil"/>
            </w:tcMar>
          </w:tcPr>
          <w:p w14:paraId="1F2FDC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75.8 (16.3)</w:t>
            </w:r>
          </w:p>
        </w:tc>
        <w:tc>
          <w:tcPr>
            <w:tcW w:w="1430" w:type="dxa"/>
            <w:tcBorders>
              <w:top w:val="nil"/>
              <w:left w:val="nil"/>
              <w:bottom w:val="nil"/>
              <w:right w:val="nil"/>
            </w:tcBorders>
            <w:tcMar>
              <w:top w:w="100" w:type="nil"/>
              <w:right w:w="100" w:type="nil"/>
            </w:tcMar>
          </w:tcPr>
          <w:p w14:paraId="0A1C5F7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548C2FD" w14:textId="77777777" w:rsidTr="00BE673C">
        <w:trPr>
          <w:jc w:val="center"/>
        </w:trPr>
        <w:tc>
          <w:tcPr>
            <w:tcW w:w="1700" w:type="dxa"/>
            <w:tcBorders>
              <w:top w:val="nil"/>
              <w:left w:val="nil"/>
              <w:bottom w:val="nil"/>
              <w:right w:val="nil"/>
            </w:tcBorders>
            <w:tcMar>
              <w:top w:w="100" w:type="nil"/>
              <w:right w:w="100" w:type="nil"/>
            </w:tcMar>
          </w:tcPr>
          <w:p w14:paraId="66FAB93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BA113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50.5 (39, 63)</w:t>
            </w:r>
          </w:p>
        </w:tc>
        <w:tc>
          <w:tcPr>
            <w:tcW w:w="1595" w:type="dxa"/>
            <w:tcBorders>
              <w:top w:val="nil"/>
              <w:left w:val="nil"/>
              <w:bottom w:val="nil"/>
              <w:right w:val="nil"/>
            </w:tcBorders>
            <w:tcMar>
              <w:top w:w="100" w:type="nil"/>
              <w:right w:w="100" w:type="nil"/>
            </w:tcMar>
          </w:tcPr>
          <w:p w14:paraId="2D828E7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(45, 68)</w:t>
            </w:r>
          </w:p>
        </w:tc>
        <w:tc>
          <w:tcPr>
            <w:tcW w:w="1595" w:type="dxa"/>
            <w:tcBorders>
              <w:top w:val="nil"/>
              <w:left w:val="nil"/>
              <w:bottom w:val="nil"/>
              <w:right w:val="nil"/>
            </w:tcBorders>
            <w:tcMar>
              <w:top w:w="100" w:type="nil"/>
              <w:right w:w="100" w:type="nil"/>
            </w:tcMar>
          </w:tcPr>
          <w:p w14:paraId="04A085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 73)</w:t>
            </w:r>
          </w:p>
        </w:tc>
        <w:tc>
          <w:tcPr>
            <w:tcW w:w="1565" w:type="dxa"/>
            <w:tcBorders>
              <w:top w:val="nil"/>
              <w:left w:val="nil"/>
              <w:bottom w:val="nil"/>
              <w:right w:val="nil"/>
            </w:tcBorders>
            <w:tcMar>
              <w:top w:w="100" w:type="nil"/>
              <w:right w:w="100" w:type="nil"/>
            </w:tcMar>
          </w:tcPr>
          <w:p w14:paraId="1D28E64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 (55.5, 78)</w:t>
            </w:r>
          </w:p>
        </w:tc>
        <w:tc>
          <w:tcPr>
            <w:tcW w:w="1565" w:type="dxa"/>
            <w:tcBorders>
              <w:top w:val="nil"/>
              <w:left w:val="nil"/>
              <w:bottom w:val="nil"/>
              <w:right w:val="nil"/>
            </w:tcBorders>
            <w:tcMar>
              <w:top w:w="100" w:type="nil"/>
              <w:right w:w="100" w:type="nil"/>
            </w:tcMar>
          </w:tcPr>
          <w:p w14:paraId="4515F8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76.5 (64, 89.5)</w:t>
            </w:r>
          </w:p>
        </w:tc>
        <w:tc>
          <w:tcPr>
            <w:tcW w:w="1430" w:type="dxa"/>
            <w:tcBorders>
              <w:top w:val="nil"/>
              <w:left w:val="nil"/>
              <w:bottom w:val="nil"/>
              <w:right w:val="nil"/>
            </w:tcBorders>
            <w:tcMar>
              <w:top w:w="100" w:type="nil"/>
              <w:right w:w="100" w:type="nil"/>
            </w:tcMar>
          </w:tcPr>
          <w:p w14:paraId="76DF72E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A2430C9" w14:textId="77777777" w:rsidTr="00BE673C">
        <w:trPr>
          <w:jc w:val="center"/>
        </w:trPr>
        <w:tc>
          <w:tcPr>
            <w:tcW w:w="1700" w:type="dxa"/>
            <w:tcBorders>
              <w:top w:val="nil"/>
              <w:left w:val="nil"/>
              <w:bottom w:val="single" w:sz="6" w:space="0" w:color="auto"/>
              <w:right w:val="nil"/>
            </w:tcBorders>
            <w:tcMar>
              <w:top w:w="100" w:type="nil"/>
              <w:right w:w="100" w:type="nil"/>
            </w:tcMar>
          </w:tcPr>
          <w:p w14:paraId="036D5C7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15814B7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(14.0, 88.0)</w:t>
            </w:r>
          </w:p>
        </w:tc>
        <w:tc>
          <w:tcPr>
            <w:tcW w:w="1595" w:type="dxa"/>
            <w:tcBorders>
              <w:top w:val="nil"/>
              <w:left w:val="nil"/>
              <w:bottom w:val="single" w:sz="6" w:space="0" w:color="auto"/>
              <w:right w:val="nil"/>
            </w:tcBorders>
            <w:tcMar>
              <w:top w:w="100" w:type="nil"/>
              <w:right w:w="100" w:type="nil"/>
            </w:tcMar>
          </w:tcPr>
          <w:p w14:paraId="1C393F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(19.0, 95.0)</w:t>
            </w:r>
          </w:p>
        </w:tc>
        <w:tc>
          <w:tcPr>
            <w:tcW w:w="1595" w:type="dxa"/>
            <w:tcBorders>
              <w:top w:val="nil"/>
              <w:left w:val="nil"/>
              <w:bottom w:val="single" w:sz="6" w:space="0" w:color="auto"/>
              <w:right w:val="nil"/>
            </w:tcBorders>
            <w:tcMar>
              <w:top w:w="100" w:type="nil"/>
              <w:right w:w="100" w:type="nil"/>
            </w:tcMar>
          </w:tcPr>
          <w:p w14:paraId="5B4C4D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(24.0, 100.0)</w:t>
            </w:r>
          </w:p>
        </w:tc>
        <w:tc>
          <w:tcPr>
            <w:tcW w:w="1565" w:type="dxa"/>
            <w:tcBorders>
              <w:top w:val="nil"/>
              <w:left w:val="nil"/>
              <w:bottom w:val="single" w:sz="6" w:space="0" w:color="auto"/>
              <w:right w:val="nil"/>
            </w:tcBorders>
            <w:tcMar>
              <w:top w:w="100" w:type="nil"/>
              <w:right w:w="100" w:type="nil"/>
            </w:tcMar>
          </w:tcPr>
          <w:p w14:paraId="194135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(20.0, 100.0)</w:t>
            </w:r>
          </w:p>
        </w:tc>
        <w:tc>
          <w:tcPr>
            <w:tcW w:w="1565" w:type="dxa"/>
            <w:tcBorders>
              <w:top w:val="nil"/>
              <w:left w:val="nil"/>
              <w:bottom w:val="single" w:sz="6" w:space="0" w:color="auto"/>
              <w:right w:val="nil"/>
            </w:tcBorders>
            <w:tcMar>
              <w:top w:w="100" w:type="nil"/>
              <w:right w:w="100" w:type="nil"/>
            </w:tcMar>
          </w:tcPr>
          <w:p w14:paraId="75BF1E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(40.0, 100.0)</w:t>
            </w:r>
          </w:p>
        </w:tc>
        <w:tc>
          <w:tcPr>
            <w:tcW w:w="1430" w:type="dxa"/>
            <w:tcBorders>
              <w:top w:val="nil"/>
              <w:left w:val="nil"/>
              <w:bottom w:val="single" w:sz="6" w:space="0" w:color="auto"/>
              <w:right w:val="nil"/>
            </w:tcBorders>
            <w:tcMar>
              <w:top w:w="100" w:type="nil"/>
              <w:right w:w="100" w:type="nil"/>
            </w:tcMar>
          </w:tcPr>
          <w:p w14:paraId="400C12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49705035"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2637E2B5" w14:textId="77777777" w:rsidR="00BF514D" w:rsidRDefault="00BF514D" w:rsidP="00053AFE">
      <w:pPr>
        <w:autoSpaceDE w:val="0"/>
        <w:autoSpaceDN w:val="0"/>
        <w:adjustRightInd w:val="0"/>
        <w:spacing w:after="0" w:line="240" w:lineRule="auto"/>
        <w:rPr>
          <w:rFonts w:ascii="Times New Roman" w:hAnsi="Times New Roman" w:cs="Times New Roman"/>
          <w:kern w:val="0"/>
          <w:sz w:val="20"/>
          <w:szCs w:val="20"/>
        </w:rPr>
      </w:pPr>
    </w:p>
    <w:p w14:paraId="74C1DC24" w14:textId="5CA4502C" w:rsidR="00053AFE" w:rsidRDefault="00BF514D" w:rsidP="00BF514D">
      <w:pPr>
        <w:pBdr>
          <w:top w:val="single" w:sz="4" w:space="1" w:color="auto"/>
          <w:left w:val="single" w:sz="4" w:space="4" w:color="auto"/>
          <w:bottom w:val="single" w:sz="4" w:space="1" w:color="auto"/>
          <w:right w:val="single" w:sz="4" w:space="4" w:color="auto"/>
        </w:pBdr>
        <w:sectPr w:rsidR="00053AFE" w:rsidSect="00053AFE">
          <w:pgSz w:w="15840" w:h="12240" w:orient="landscape"/>
          <w:pgMar w:top="1440" w:right="1440" w:bottom="1440" w:left="1440" w:header="720" w:footer="720" w:gutter="0"/>
          <w:cols w:space="720"/>
          <w:noEndnote/>
        </w:sectPr>
      </w:pPr>
      <w:r>
        <w:t>Tables 3 &amp; 4 give ongoing reports of important data.  This allows us to catch issues (such as impossibly low or high values) early</w:t>
      </w:r>
      <w:r w:rsidR="00CA61DC">
        <w:t xml:space="preserve"> on rather than saving all data and quality checks for the end</w:t>
      </w:r>
      <w:r w:rsidR="00E57A53">
        <w:t xml:space="preserve">. This </w:t>
      </w:r>
      <w:commentRangeStart w:id="71"/>
      <w:del w:id="72" w:author="Tyler Bardsley" w:date="2026-04-17T11:32:00Z" w16du:dateUtc="2026-04-17T17:32:00Z">
        <w:r w:rsidR="00E57A53" w:rsidDel="00DC67B8">
          <w:delText xml:space="preserve">is </w:delText>
        </w:r>
      </w:del>
      <w:commentRangeEnd w:id="71"/>
      <w:r w:rsidR="003F7622">
        <w:rPr>
          <w:rStyle w:val="CommentReference"/>
          <w:sz w:val="22"/>
          <w:szCs w:val="22"/>
        </w:rPr>
        <w:commentReference w:id="71"/>
      </w:r>
      <w:r w:rsidR="00E57A53">
        <w:t xml:space="preserve">also lets us track if </w:t>
      </w:r>
      <w:commentRangeStart w:id="73"/>
      <w:r w:rsidR="00E57A53">
        <w:t xml:space="preserve">key variables are </w:t>
      </w:r>
      <w:commentRangeEnd w:id="73"/>
      <w:r w:rsidR="00DC67B8">
        <w:rPr>
          <w:rStyle w:val="CommentReference"/>
          <w:sz w:val="22"/>
          <w:szCs w:val="22"/>
        </w:rPr>
        <w:commentReference w:id="73"/>
      </w:r>
      <w:r w:rsidR="00E57A53">
        <w:t>frequently going missing</w:t>
      </w:r>
      <w:r w:rsidR="00CA61DC">
        <w:t>.</w:t>
      </w:r>
      <w:r w:rsidR="00E57A53">
        <w:t xml:space="preserve"> </w:t>
      </w:r>
    </w:p>
    <w:p w14:paraId="4C273794" w14:textId="77777777" w:rsidR="00053AFE" w:rsidRDefault="00053AFE" w:rsidP="00053AFE">
      <w:pPr>
        <w:pStyle w:val="Heading3"/>
        <w:rPr>
          <w:rFonts w:eastAsiaTheme="minorEastAsia"/>
          <w:b/>
          <w:bCs/>
        </w:rPr>
      </w:pPr>
      <w:r>
        <w:rPr>
          <w:rFonts w:eastAsiaTheme="minorEastAsia"/>
        </w:rPr>
        <w:lastRenderedPageBreak/>
        <w:t>Figure 2. Study Progress</w:t>
      </w:r>
      <w:r>
        <w:rPr>
          <w:rFonts w:eastAsiaTheme="minorEastAsia"/>
          <w:b/>
          <w:bCs/>
        </w:rPr>
        <w:br/>
      </w:r>
    </w:p>
    <w:p w14:paraId="178C1531" w14:textId="0471F9BF"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3684B8FF" wp14:editId="0147E28C">
            <wp:extent cx="5943600" cy="7315200"/>
            <wp:effectExtent l="0" t="0" r="0" b="0"/>
            <wp:docPr id="15355179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315200"/>
                    </a:xfrm>
                    <a:prstGeom prst="rect">
                      <a:avLst/>
                    </a:prstGeom>
                    <a:noFill/>
                    <a:ln>
                      <a:noFill/>
                    </a:ln>
                  </pic:spPr>
                </pic:pic>
              </a:graphicData>
            </a:graphic>
          </wp:inline>
        </w:drawing>
      </w:r>
    </w:p>
    <w:p w14:paraId="7415A5E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Days are from randomization time (negative are before).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613A83B" w14:textId="5ACA6A8D" w:rsidR="00BF514D" w:rsidRDefault="00BF514D" w:rsidP="00A120CD">
      <w:pPr>
        <w:pBdr>
          <w:top w:val="single" w:sz="4" w:space="1" w:color="auto"/>
          <w:left w:val="single" w:sz="4" w:space="4" w:color="auto"/>
          <w:bottom w:val="single" w:sz="4" w:space="1" w:color="auto"/>
          <w:right w:val="single" w:sz="4" w:space="4" w:color="auto"/>
        </w:pBdr>
      </w:pPr>
      <w:commentRangeStart w:id="74"/>
      <w:r>
        <w:t>Figure 2</w:t>
      </w:r>
      <w:commentRangeEnd w:id="74"/>
      <w:r w:rsidR="00DC67B8">
        <w:rPr>
          <w:rStyle w:val="CommentReference"/>
          <w:sz w:val="22"/>
          <w:szCs w:val="22"/>
        </w:rPr>
        <w:commentReference w:id="74"/>
      </w:r>
      <w:r>
        <w:t xml:space="preserve"> shows the progress of each subject in the study. Each horizontal line represents as single subject and events (usually visits or online check-ins) are marked relative to when the subject was randomized.  Horizontal lines give when certain events should occur relative to baseline and numbers at the top give how many subjects have completed the event. For subjects that were dropped/removed from the study, when that occurred is shown – here the possibilities are “Dropped” and “Death”.  For those who have not left the study (by completion or leaving), “Now” – the date data was pulled – is given</w:t>
      </w:r>
      <w:r w:rsidR="00A120CD">
        <w:t>.  For example, the last subject has not completed anything beyond their randomization/baseline visit, but the “Now” indicator shows they have not been in the study long enough that we would expect any other events to have been reached.</w:t>
      </w:r>
      <w:commentRangeStart w:id="75"/>
      <w:commentRangeEnd w:id="75"/>
      <w:r>
        <w:rPr>
          <w:rStyle w:val="CommentReference"/>
          <w:sz w:val="22"/>
          <w:szCs w:val="22"/>
        </w:rPr>
        <w:commentReference w:id="75"/>
      </w:r>
    </w:p>
    <w:p w14:paraId="5E0BD95B" w14:textId="77777777" w:rsidR="00A120CD" w:rsidRDefault="00A120CD" w:rsidP="00A120CD"/>
    <w:p w14:paraId="7D8A9C74" w14:textId="7F00D582" w:rsidR="00053AFE" w:rsidRDefault="00053AFE" w:rsidP="00053AFE">
      <w:pPr>
        <w:pStyle w:val="Heading3"/>
        <w:rPr>
          <w:rFonts w:eastAsiaTheme="minorEastAsia"/>
          <w:b/>
          <w:bCs/>
        </w:rPr>
      </w:pPr>
      <w:r>
        <w:rPr>
          <w:rFonts w:eastAsiaTheme="minorEastAsia"/>
        </w:rPr>
        <w:t>Figure 3. Summary Study Progress (In-person Visits only)</w:t>
      </w:r>
      <w:r>
        <w:rPr>
          <w:rFonts w:eastAsiaTheme="minorEastAsia"/>
          <w:b/>
          <w:bCs/>
        </w:rPr>
        <w:br/>
      </w:r>
    </w:p>
    <w:p w14:paraId="49A112FD" w14:textId="21F94DA3"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CB9EED9" wp14:editId="20FD1A64">
            <wp:extent cx="2743200" cy="4572000"/>
            <wp:effectExtent l="0" t="0" r="0" b="0"/>
            <wp:docPr id="8942066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4572000"/>
                    </a:xfrm>
                    <a:prstGeom prst="rect">
                      <a:avLst/>
                    </a:prstGeom>
                    <a:noFill/>
                    <a:ln>
                      <a:noFill/>
                    </a:ln>
                  </pic:spPr>
                </pic:pic>
              </a:graphicData>
            </a:graphic>
          </wp:inline>
        </w:drawing>
      </w:r>
    </w:p>
    <w:p w14:paraId="43624FB3" w14:textId="28B6F75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*NFP = No Further Progress: participants that haven't done the next </w:t>
      </w:r>
      <w:del w:id="76" w:author="Benjamin Brintz" w:date="2026-04-20T14:55:00Z" w16du:dateUtc="2026-04-20T20:55:00Z">
        <w:r w:rsidDel="00F86886">
          <w:rPr>
            <w:rFonts w:ascii="Times New Roman" w:hAnsi="Times New Roman" w:cs="Times New Roman"/>
            <w:kern w:val="0"/>
            <w:sz w:val="20"/>
            <w:szCs w:val="20"/>
          </w:rPr>
          <w:delText>visit, but</w:delText>
        </w:r>
      </w:del>
      <w:ins w:id="77" w:author="Benjamin Brintz" w:date="2026-04-20T14:55:00Z" w16du:dateUtc="2026-04-20T20:55:00Z">
        <w:r w:rsidR="00F86886">
          <w:rPr>
            <w:rFonts w:ascii="Times New Roman" w:hAnsi="Times New Roman" w:cs="Times New Roman"/>
            <w:kern w:val="0"/>
            <w:sz w:val="20"/>
            <w:szCs w:val="20"/>
          </w:rPr>
          <w:t>visit but</w:t>
        </w:r>
      </w:ins>
      <w:r>
        <w:rPr>
          <w:rFonts w:ascii="Times New Roman" w:hAnsi="Times New Roman" w:cs="Times New Roman"/>
          <w:kern w:val="0"/>
          <w:sz w:val="20"/>
          <w:szCs w:val="20"/>
        </w:rPr>
        <w:t xml:space="preserve"> have not dropped. </w:t>
      </w:r>
      <w:r>
        <w:rPr>
          <w:rFonts w:ascii="Times New Roman" w:hAnsi="Times New Roman" w:cs="Times New Roman"/>
          <w:kern w:val="0"/>
          <w:sz w:val="20"/>
          <w:szCs w:val="20"/>
        </w:rPr>
        <w:br/>
        <w:t xml:space="preserve">Drop out rate percentages below are calculated without considering the </w:t>
      </w:r>
      <w:r w:rsidR="00A120CD">
        <w:rPr>
          <w:rFonts w:ascii="Times New Roman" w:hAnsi="Times New Roman" w:cs="Times New Roman"/>
          <w:kern w:val="0"/>
          <w:sz w:val="20"/>
          <w:szCs w:val="20"/>
        </w:rPr>
        <w:t>“</w:t>
      </w:r>
      <w:r>
        <w:rPr>
          <w:rFonts w:ascii="Times New Roman" w:hAnsi="Times New Roman" w:cs="Times New Roman"/>
          <w:kern w:val="0"/>
          <w:sz w:val="20"/>
          <w:szCs w:val="20"/>
        </w:rPr>
        <w:t>NFP</w:t>
      </w:r>
      <w:r w:rsidR="00A120CD">
        <w:rPr>
          <w:rFonts w:ascii="Times New Roman" w:hAnsi="Times New Roman" w:cs="Times New Roman"/>
          <w:kern w:val="0"/>
          <w:sz w:val="20"/>
          <w:szCs w:val="20"/>
        </w:rPr>
        <w:t>”</w:t>
      </w:r>
      <w:r>
        <w:rPr>
          <w:rFonts w:ascii="Times New Roman" w:hAnsi="Times New Roman" w:cs="Times New Roman"/>
          <w:kern w:val="0"/>
          <w:sz w:val="20"/>
          <w:szCs w:val="20"/>
        </w:rPr>
        <w:t xml:space="preserve"> group. It is the percentage of those who dropped out of those who either dropped out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r>
        <w:rPr>
          <w:rFonts w:ascii="Times New Roman" w:hAnsi="Times New Roman" w:cs="Times New Roman"/>
          <w:kern w:val="0"/>
          <w:sz w:val="20"/>
          <w:szCs w:val="20"/>
        </w:rPr>
        <w:lastRenderedPageBreak/>
        <w:t xml:space="preserve">Drop Rate by Study Status: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Randomization and before the next visit there was a 5%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- 5 dropped out of 110 participants who either dropped or continued.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Week 8 and before the next visit there was a 7%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- 6 dropped out of 84 participants who either dropped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Based on the observed attrition rates, we would project that 106 of the subjects enrolled will complete the study (this includes the 78 who have already completed).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To </w:t>
      </w:r>
      <w:r w:rsidR="00A120CD">
        <w:rPr>
          <w:rFonts w:ascii="Times New Roman" w:hAnsi="Times New Roman" w:cs="Times New Roman"/>
          <w:kern w:val="0"/>
          <w:sz w:val="20"/>
          <w:szCs w:val="20"/>
        </w:rPr>
        <w:t>reach</w:t>
      </w:r>
      <w:r>
        <w:rPr>
          <w:rFonts w:ascii="Times New Roman" w:hAnsi="Times New Roman" w:cs="Times New Roman"/>
          <w:kern w:val="0"/>
          <w:sz w:val="20"/>
          <w:szCs w:val="20"/>
        </w:rPr>
        <w:t xml:space="preserve"> the goal of 150 completed subjects, we estimate we need to enroll 50 more subjects, making 170 enrolled in total.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549B035D" w14:textId="791F9564" w:rsidR="00A120CD" w:rsidRDefault="00010F6C" w:rsidP="00010F6C">
      <w:pPr>
        <w:pBdr>
          <w:top w:val="single" w:sz="4" w:space="1" w:color="auto"/>
          <w:left w:val="single" w:sz="4" w:space="4" w:color="auto"/>
          <w:bottom w:val="single" w:sz="4" w:space="1" w:color="auto"/>
          <w:right w:val="single" w:sz="4" w:space="4" w:color="auto"/>
        </w:pBdr>
      </w:pPr>
      <w:r>
        <w:t>Figure 3</w:t>
      </w:r>
      <w:r w:rsidR="00A120CD">
        <w:t xml:space="preserve"> gives </w:t>
      </w:r>
      <w:r>
        <w:t>a</w:t>
      </w:r>
      <w:r w:rsidR="00A120CD">
        <w:t xml:space="preserve"> data-driven view of attrition rates.  Often an attrition rate is estimated based on past studies in the research area, but might not be correct for th</w:t>
      </w:r>
      <w:r>
        <w:t>e</w:t>
      </w:r>
      <w:r w:rsidR="00A120CD">
        <w:t xml:space="preserve"> </w:t>
      </w:r>
      <w:r>
        <w:t>population</w:t>
      </w:r>
      <w:r w:rsidR="00A120CD">
        <w:t xml:space="preserve"> being studied. In the comments, it also gives a calculated value for how many would need to be enrolled to reach the desired number of those who complete the study based on the observed attrition rates.  This is especially important if </w:t>
      </w:r>
      <w:r>
        <w:t>the attrition rate is actually higher than expected.  This may mean there should be a push to enroll so that the number of subjects completing the study will still reach their desired number.  This figure is generally not very useful until enough subjects have completed the study to give fairly steady estimates.</w:t>
      </w:r>
    </w:p>
    <w:p w14:paraId="2D984D10" w14:textId="77777777" w:rsidR="00053AFE" w:rsidRDefault="00053AFE" w:rsidP="00053AFE">
      <w:pPr>
        <w:pStyle w:val="Heading3"/>
        <w:rPr>
          <w:rFonts w:eastAsiaTheme="minorEastAsia"/>
          <w:b/>
          <w:bCs/>
        </w:rPr>
      </w:pPr>
      <w:r>
        <w:rPr>
          <w:rFonts w:eastAsiaTheme="minorEastAsia"/>
        </w:rPr>
        <w:lastRenderedPageBreak/>
        <w:t>Figure 4. Subject Screening Numbers</w:t>
      </w:r>
      <w:r>
        <w:rPr>
          <w:rFonts w:eastAsiaTheme="minorEastAsia"/>
          <w:b/>
          <w:bCs/>
        </w:rPr>
        <w:br/>
      </w:r>
    </w:p>
    <w:p w14:paraId="46D119C8" w14:textId="6EBC6F0E"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240CB700" wp14:editId="14F89F1F">
            <wp:extent cx="4572000" cy="4572000"/>
            <wp:effectExtent l="0" t="0" r="0" b="0"/>
            <wp:docPr id="8069613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82EB224" w14:textId="2E0C2386" w:rsidR="00010F6C" w:rsidRDefault="00053AFE" w:rsidP="00010F6C">
      <w:r>
        <w:t xml:space="preserve"> </w:t>
      </w:r>
    </w:p>
    <w:p w14:paraId="5ED6E59F" w14:textId="1275034C" w:rsidR="00053AFE" w:rsidRDefault="00010F6C" w:rsidP="00010F6C">
      <w:pPr>
        <w:pBdr>
          <w:top w:val="single" w:sz="4" w:space="1" w:color="auto"/>
          <w:left w:val="single" w:sz="4" w:space="4" w:color="auto"/>
          <w:bottom w:val="single" w:sz="4" w:space="1" w:color="auto"/>
          <w:right w:val="single" w:sz="4" w:space="4" w:color="auto"/>
        </w:pBdr>
      </w:pPr>
      <w:r>
        <w:t>Figure 4 gives another view of how many people are progressing through the screening process, but specifically over time.  Important dates – such as a change in protocol, change in inclusion/exclusion criteria, major event such as the COVID pandemic, etc. – could be marked on this graph as well to see changes in enrollment rates.</w:t>
      </w:r>
    </w:p>
    <w:p w14:paraId="7533E80A" w14:textId="77777777" w:rsidR="00053AFE" w:rsidRDefault="00053AFE" w:rsidP="00053AFE">
      <w:pPr>
        <w:pStyle w:val="Heading3"/>
        <w:rPr>
          <w:rFonts w:eastAsiaTheme="minorEastAsia"/>
          <w:b/>
          <w:bCs/>
        </w:rPr>
      </w:pPr>
      <w:r>
        <w:rPr>
          <w:rFonts w:eastAsiaTheme="minorEastAsia"/>
        </w:rPr>
        <w:lastRenderedPageBreak/>
        <w:t>Figure 5. Enrollment Numbers</w:t>
      </w:r>
      <w:r>
        <w:rPr>
          <w:rFonts w:eastAsiaTheme="minorEastAsia"/>
          <w:b/>
          <w:bCs/>
        </w:rPr>
        <w:br/>
      </w:r>
    </w:p>
    <w:p w14:paraId="6359BB52" w14:textId="562A2E92"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6D54F5F" wp14:editId="7D17CBF6">
            <wp:extent cx="4572000" cy="4572000"/>
            <wp:effectExtent l="0" t="0" r="0" b="0"/>
            <wp:docPr id="668450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9A1E286" w14:textId="77777777" w:rsidR="00903C4F"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First day is taken as 2024-01-01. Our target is to enroll 5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Our overall enrollment rate is 4.6 subjects per month and the rate for the last 3 months is 4.3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04742404" w14:textId="0A94CDA5" w:rsidR="00053AFE" w:rsidRDefault="00010F6C" w:rsidP="00903C4F">
      <w:pPr>
        <w:pBdr>
          <w:top w:val="single" w:sz="4" w:space="1" w:color="auto"/>
          <w:left w:val="single" w:sz="4" w:space="4" w:color="auto"/>
          <w:bottom w:val="single" w:sz="4" w:space="1" w:color="auto"/>
          <w:right w:val="single" w:sz="4" w:space="4" w:color="auto"/>
        </w:pBdr>
      </w:pPr>
      <w:r>
        <w:t>Figure 5 shows the enrollment rate compared to the target enrollment rate.  In this example, you can see that enrollment has fallen behind target.</w:t>
      </w:r>
      <w:r w:rsidR="00903C4F">
        <w:t xml:space="preserve"> The averages here are not weighted, but straightforward means based on the complete months that have passed.</w:t>
      </w:r>
    </w:p>
    <w:p w14:paraId="76965E27" w14:textId="77777777" w:rsidR="00053AFE" w:rsidRDefault="00053AFE" w:rsidP="00053AFE">
      <w:pPr>
        <w:pStyle w:val="Heading3"/>
        <w:rPr>
          <w:rFonts w:eastAsiaTheme="minorEastAsia"/>
          <w:b/>
          <w:bCs/>
        </w:rPr>
      </w:pPr>
      <w:r>
        <w:rPr>
          <w:rFonts w:eastAsiaTheme="minorEastAsia"/>
        </w:rPr>
        <w:lastRenderedPageBreak/>
        <w:t xml:space="preserve">Figure 6. Projected </w:t>
      </w:r>
      <w:commentRangeStart w:id="78"/>
      <w:r>
        <w:rPr>
          <w:rFonts w:eastAsiaTheme="minorEastAsia"/>
        </w:rPr>
        <w:t>Enrollment</w:t>
      </w:r>
      <w:commentRangeEnd w:id="78"/>
      <w:r w:rsidR="001213E1">
        <w:rPr>
          <w:rStyle w:val="CommentReference"/>
          <w:rFonts w:eastAsiaTheme="minorEastAsia"/>
          <w:b/>
          <w:bCs/>
          <w:sz w:val="28"/>
          <w:szCs w:val="28"/>
        </w:rPr>
        <w:commentReference w:id="78"/>
      </w:r>
      <w:r>
        <w:rPr>
          <w:rFonts w:eastAsiaTheme="minorEastAsia"/>
          <w:b/>
          <w:bCs/>
        </w:rPr>
        <w:br/>
      </w:r>
      <w:commentRangeStart w:id="79"/>
      <w:commentRangeEnd w:id="79"/>
      <w:r>
        <w:rPr>
          <w:rStyle w:val="CommentReference"/>
          <w:rFonts w:eastAsiaTheme="minorEastAsia"/>
          <w:b/>
          <w:bCs/>
          <w:sz w:val="28"/>
          <w:szCs w:val="28"/>
        </w:rPr>
        <w:commentReference w:id="79"/>
      </w:r>
    </w:p>
    <w:p w14:paraId="01A700EC" w14:textId="7BAE9498"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052B739" wp14:editId="1A0CEE1F">
            <wp:extent cx="5943600" cy="4800600"/>
            <wp:effectExtent l="0" t="0" r="0" b="0"/>
            <wp:docPr id="18419885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122D1750" w14:textId="77777777" w:rsidR="00CC43DB" w:rsidRDefault="00053AFE" w:rsidP="00053AFE">
      <w:pPr>
        <w:autoSpaceDE w:val="0"/>
        <w:autoSpaceDN w:val="0"/>
        <w:adjustRightInd w:val="0"/>
        <w:spacing w:after="0" w:line="240" w:lineRule="auto"/>
      </w:pPr>
      <w:r>
        <w:rPr>
          <w:rFonts w:ascii="Times New Roman" w:hAnsi="Times New Roman" w:cs="Times New Roman"/>
          <w:kern w:val="0"/>
          <w:sz w:val="20"/>
          <w:szCs w:val="20"/>
        </w:rPr>
        <w:t xml:space="preserve">*Current Status is the current number enrolled, 120, and the date data was pulled, 2026-03-10. </w:t>
      </w:r>
      <w:r>
        <w:rPr>
          <w:rFonts w:ascii="Times New Roman" w:hAnsi="Times New Roman" w:cs="Times New Roman"/>
          <w:kern w:val="0"/>
          <w:sz w:val="20"/>
          <w:szCs w:val="20"/>
        </w:rPr>
        <w:br/>
        <w:t xml:space="preserve">**Targets is the targeted enrollment, 180, and the targeted end date, 2026-12-31.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At the current estimated pace of 4.74 enrollments per month we are projected to reach 180 by 2027-03-29, or projected to reach 166 by the end date, 2026-12-31. This estimated pace was produced with a weighted average of previous monthly enrollments and is recalculated on the 1st of each month. </w:t>
      </w:r>
      <w:r>
        <w:rPr>
          <w:rFonts w:ascii="Times New Roman" w:hAnsi="Times New Roman" w:cs="Times New Roman"/>
          <w:kern w:val="0"/>
          <w:sz w:val="20"/>
          <w:szCs w:val="20"/>
        </w:rPr>
        <w:br/>
        <w:t xml:space="preserve">In order to reach the targeted 180 subjects (60 remaining) by 2026-12-31 we need to enroll 6.17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Enrollment for the past 3 months </w:t>
      </w:r>
      <w:r>
        <w:rPr>
          <w:rFonts w:ascii="Times New Roman" w:hAnsi="Times New Roman" w:cs="Times New Roman"/>
          <w:kern w:val="0"/>
          <w:sz w:val="20"/>
          <w:szCs w:val="20"/>
        </w:rPr>
        <w:br/>
      </w:r>
      <w:r>
        <w:rPr>
          <w:rFonts w:ascii="Times New Roman" w:hAnsi="Times New Roman" w:cs="Times New Roman"/>
          <w:kern w:val="0"/>
          <w:sz w:val="20"/>
          <w:szCs w:val="20"/>
        </w:rPr>
        <w:tab/>
        <w:t xml:space="preserve">Dec 2025: 4 </w:t>
      </w:r>
      <w:r>
        <w:rPr>
          <w:rFonts w:ascii="Times New Roman" w:hAnsi="Times New Roman" w:cs="Times New Roman"/>
          <w:kern w:val="0"/>
          <w:sz w:val="20"/>
          <w:szCs w:val="20"/>
        </w:rPr>
        <w:br/>
      </w:r>
      <w:r>
        <w:rPr>
          <w:rFonts w:ascii="Times New Roman" w:hAnsi="Times New Roman" w:cs="Times New Roman"/>
          <w:kern w:val="0"/>
          <w:sz w:val="20"/>
          <w:szCs w:val="20"/>
        </w:rPr>
        <w:tab/>
        <w:t xml:space="preserve">Jan 2026: 5 </w:t>
      </w:r>
      <w:r>
        <w:rPr>
          <w:rFonts w:ascii="Times New Roman" w:hAnsi="Times New Roman" w:cs="Times New Roman"/>
          <w:kern w:val="0"/>
          <w:sz w:val="20"/>
          <w:szCs w:val="20"/>
        </w:rPr>
        <w:br/>
      </w:r>
      <w:r>
        <w:rPr>
          <w:rFonts w:ascii="Times New Roman" w:hAnsi="Times New Roman" w:cs="Times New Roman"/>
          <w:kern w:val="0"/>
          <w:sz w:val="20"/>
          <w:szCs w:val="20"/>
        </w:rPr>
        <w:tab/>
        <w:t xml:space="preserve">Feb 2026: 6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7EDB0FDC" w14:textId="257307BC" w:rsidR="00053AFE" w:rsidRDefault="00903C4F" w:rsidP="00CC43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CC43DB">
        <w:t xml:space="preserve">Figure 6 (like Figure 5) shows the enrollment over time. Unlike Figure 5, Figure 6 projects the enrollment through the end of the enrollment period, based on current data.  Red lines represent the target amount to enroll and the scheduled end of enrollment.  Blue lines represent the current enrollment and current date (when the data was pulled).  Within the comments a weighted mean of enrollment per month is </w:t>
      </w:r>
      <w:r w:rsidRPr="00CC43DB">
        <w:lastRenderedPageBreak/>
        <w:t xml:space="preserve">calculated, with highest weight being given to the most recently completed </w:t>
      </w:r>
      <w:del w:id="80" w:author="Benjamin Brintz" w:date="2026-04-20T14:59:00Z" w16du:dateUtc="2026-04-20T20:59:00Z">
        <w:r w:rsidRPr="00CC43DB" w:rsidDel="000F6204">
          <w:delText>months</w:delText>
        </w:r>
        <w:r w:rsidR="00CC43DB" w:rsidRPr="00CC43DB" w:rsidDel="000F6204">
          <w:delText>, and</w:delText>
        </w:r>
      </w:del>
      <w:ins w:id="81" w:author="Benjamin Brintz" w:date="2026-04-20T14:59:00Z" w16du:dateUtc="2026-04-20T20:59:00Z">
        <w:r w:rsidR="000F6204" w:rsidRPr="00CC43DB">
          <w:t>months and</w:t>
        </w:r>
      </w:ins>
      <w:r w:rsidR="00CC43DB" w:rsidRPr="00CC43DB">
        <w:t xml:space="preserve"> using that we project how many would be enrolled by the end date or how long it would take to reach the target number of enrollments</w:t>
      </w:r>
      <w:r w:rsidRPr="00CC43DB">
        <w:t>.</w:t>
      </w:r>
      <w:r w:rsidR="00CC43DB" w:rsidRPr="00CC43DB">
        <w:t xml:space="preserve">  It also gives the enrollment rate necessary to reach the targeted amount by the end date.  This graph can be used as soon as enrollment </w:t>
      </w:r>
      <w:del w:id="82" w:author="Benjamin Brintz" w:date="2026-04-20T14:59:00Z" w16du:dateUtc="2026-04-20T20:59:00Z">
        <w:r w:rsidR="00CC43DB" w:rsidRPr="00CC43DB" w:rsidDel="000F6204">
          <w:delText>begins, but</w:delText>
        </w:r>
      </w:del>
      <w:ins w:id="83" w:author="Benjamin Brintz" w:date="2026-04-20T14:59:00Z" w16du:dateUtc="2026-04-20T20:59:00Z">
        <w:r w:rsidR="000F6204" w:rsidRPr="00CC43DB">
          <w:t>begins but</w:t>
        </w:r>
      </w:ins>
      <w:r w:rsidR="00CC43DB" w:rsidRPr="00CC43DB">
        <w:t xml:space="preserve"> will likely give very unsteady estimates until at least 6 months in, especially if there is a delay from the start of enrollment to the first subject randomized.</w:t>
      </w:r>
    </w:p>
    <w:p w14:paraId="34FC589E" w14:textId="77777777" w:rsidR="00053AFE" w:rsidRDefault="00053AFE" w:rsidP="00053AFE">
      <w:pPr>
        <w:pStyle w:val="Heading3"/>
        <w:rPr>
          <w:rFonts w:eastAsiaTheme="minorEastAsia"/>
          <w:b/>
          <w:bCs/>
        </w:rPr>
      </w:pPr>
      <w:r>
        <w:rPr>
          <w:rFonts w:eastAsiaTheme="minorEastAsia"/>
        </w:rPr>
        <w:t>Figure 7. State of the Study</w:t>
      </w:r>
      <w:r>
        <w:rPr>
          <w:rFonts w:eastAsiaTheme="minorEastAsia"/>
          <w:b/>
          <w:bCs/>
        </w:rPr>
        <w:br/>
      </w:r>
    </w:p>
    <w:p w14:paraId="4FE087C7" w14:textId="52BD8186"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504BB2AA" wp14:editId="57C77629">
            <wp:extent cx="5943600" cy="4800600"/>
            <wp:effectExtent l="0" t="0" r="0" b="0"/>
            <wp:docPr id="12446960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73C5CA16"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There are 109 subjects randomized that have not dropped. This figure includes the 78 subjects that have completed the study and the 31 subjects that are currently still in the study (i.e. have neither dropped nor completed). </w:t>
      </w:r>
      <w:r>
        <w:rPr>
          <w:rFonts w:ascii="Times New Roman" w:hAnsi="Times New Roman" w:cs="Times New Roman"/>
          <w:kern w:val="0"/>
          <w:sz w:val="20"/>
          <w:szCs w:val="20"/>
        </w:rPr>
        <w:br/>
        <w:t xml:space="preserve">Based on the observed attrition rates, we would project that 28 of the 31 subjects that are on study will complete it, making a total of 106 completed subjects.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589F90E" w14:textId="606B0A8B" w:rsidR="00AF3DC8" w:rsidRPr="00AF3DC8" w:rsidRDefault="00CC43DB" w:rsidP="00CC43DB">
      <w:pPr>
        <w:pBdr>
          <w:top w:val="single" w:sz="4" w:space="1" w:color="auto"/>
          <w:left w:val="single" w:sz="4" w:space="4" w:color="auto"/>
          <w:bottom w:val="single" w:sz="4" w:space="1" w:color="auto"/>
          <w:right w:val="single" w:sz="4" w:space="4" w:color="auto"/>
        </w:pBdr>
      </w:pPr>
      <w:r>
        <w:t xml:space="preserve">Unlike the figures that focus on how many are enrolled, Figure 7 focuses on how many have completed the study.  So the number randomized over time are tracked, but when someone drops, they are removed.  The number completed are also tracked as well and the number currently on study (enrolled, not dropped, and not completed) is given.  This is generally not needed until the study is nearing </w:t>
      </w:r>
      <w:r>
        <w:lastRenderedPageBreak/>
        <w:t>completion and can be used even after enrollment ends to track whether it looks like we will meet our target number of subjects completing the study.</w:t>
      </w:r>
    </w:p>
    <w:p w14:paraId="330C8EBF" w14:textId="68C8E40A" w:rsidR="00462981" w:rsidRDefault="00462981" w:rsidP="00462981">
      <w:pPr>
        <w:pStyle w:val="NoSpacing"/>
      </w:pPr>
    </w:p>
    <w:p w14:paraId="4529AF25" w14:textId="6795246D" w:rsidR="00462981" w:rsidRDefault="00462981" w:rsidP="00462981">
      <w:pPr>
        <w:pStyle w:val="Heading1"/>
        <w:pBdr>
          <w:top w:val="single" w:sz="4" w:space="1" w:color="auto"/>
        </w:pBdr>
      </w:pPr>
      <w:r>
        <w:t>Supplement Files</w:t>
      </w:r>
    </w:p>
    <w:p w14:paraId="0CFDB962" w14:textId="47CE88EE" w:rsidR="00462981" w:rsidRDefault="00462981" w:rsidP="00462981">
      <w:r>
        <w:t>Additional files are given in order to run this report (in R) on your own.  The data is assumed to have been downloaded from REDCap and the code focuses heavily on reproducibility.  Included in the files are</w:t>
      </w:r>
    </w:p>
    <w:p w14:paraId="72C1E033" w14:textId="29FED5A7" w:rsidR="00462981" w:rsidRPr="00462981" w:rsidRDefault="00462981" w:rsidP="00462981">
      <w:pPr>
        <w:pStyle w:val="NoSpacing"/>
        <w:numPr>
          <w:ilvl w:val="0"/>
          <w:numId w:val="3"/>
        </w:numPr>
      </w:pPr>
      <w:r w:rsidRPr="00462981">
        <w:t xml:space="preserve">"Study and File Information" document that goes into greater detail on the invented study and goes deep into detail if </w:t>
      </w:r>
      <w:r>
        <w:t xml:space="preserve">you want </w:t>
      </w:r>
      <w:r w:rsidRPr="00462981">
        <w:t xml:space="preserve">to use my code and modify it to </w:t>
      </w:r>
      <w:r>
        <w:t>your needs</w:t>
      </w:r>
    </w:p>
    <w:p w14:paraId="559A2F2D" w14:textId="77777777" w:rsidR="00462981" w:rsidRPr="00462981" w:rsidRDefault="00462981" w:rsidP="00462981">
      <w:pPr>
        <w:pStyle w:val="NoSpacing"/>
        <w:numPr>
          <w:ilvl w:val="0"/>
          <w:numId w:val="3"/>
        </w:numPr>
      </w:pPr>
      <w:r w:rsidRPr="00462981">
        <w:t>Analysis folder</w:t>
      </w:r>
    </w:p>
    <w:p w14:paraId="1710AF29" w14:textId="77777777" w:rsidR="00462981" w:rsidRPr="00462981" w:rsidRDefault="00462981" w:rsidP="00462981">
      <w:pPr>
        <w:pStyle w:val="NoSpacing"/>
        <w:numPr>
          <w:ilvl w:val="1"/>
          <w:numId w:val="3"/>
        </w:numPr>
      </w:pPr>
      <w:r w:rsidRPr="00462981">
        <w:t>Analysis R project file</w:t>
      </w:r>
    </w:p>
    <w:p w14:paraId="761C7B41" w14:textId="1CBB5DF2" w:rsidR="00462981" w:rsidRPr="00462981" w:rsidRDefault="00462981" w:rsidP="00462981">
      <w:pPr>
        <w:pStyle w:val="NoSpacing"/>
        <w:numPr>
          <w:ilvl w:val="1"/>
          <w:numId w:val="3"/>
        </w:numPr>
      </w:pPr>
      <w:r w:rsidRPr="00462981">
        <w:t>Progress Report Code (R file to run to generate the progress report)</w:t>
      </w:r>
    </w:p>
    <w:p w14:paraId="3DB151C4" w14:textId="77777777" w:rsidR="00462981" w:rsidRPr="00462981" w:rsidRDefault="00462981" w:rsidP="00462981">
      <w:pPr>
        <w:pStyle w:val="NoSpacing"/>
        <w:numPr>
          <w:ilvl w:val="1"/>
          <w:numId w:val="3"/>
        </w:numPr>
      </w:pPr>
      <w:r w:rsidRPr="00462981">
        <w:t>Clean Data Code &amp; Functions R files which are sourced in the Progress Report Code file</w:t>
      </w:r>
    </w:p>
    <w:p w14:paraId="569AAE6F" w14:textId="77777777" w:rsidR="00462981" w:rsidRPr="00462981" w:rsidRDefault="00462981" w:rsidP="00462981">
      <w:pPr>
        <w:pStyle w:val="NoSpacing"/>
        <w:numPr>
          <w:ilvl w:val="1"/>
          <w:numId w:val="3"/>
        </w:numPr>
      </w:pPr>
      <w:r w:rsidRPr="00462981">
        <w:t>Progress Reports folder where completed report files will output</w:t>
      </w:r>
    </w:p>
    <w:p w14:paraId="0722B730" w14:textId="77777777" w:rsidR="00462981" w:rsidRPr="00462981" w:rsidRDefault="00462981" w:rsidP="00462981">
      <w:pPr>
        <w:pStyle w:val="NoSpacing"/>
        <w:numPr>
          <w:ilvl w:val="0"/>
          <w:numId w:val="3"/>
        </w:numPr>
      </w:pPr>
      <w:r w:rsidRPr="00462981">
        <w:t>Data folder</w:t>
      </w:r>
    </w:p>
    <w:p w14:paraId="59DA5E43" w14:textId="77777777" w:rsidR="00462981" w:rsidRPr="00462981" w:rsidRDefault="00462981" w:rsidP="00462981">
      <w:pPr>
        <w:pStyle w:val="NoSpacing"/>
        <w:numPr>
          <w:ilvl w:val="1"/>
          <w:numId w:val="3"/>
        </w:numPr>
      </w:pPr>
      <w:r w:rsidRPr="00462981">
        <w:t>R and csv files formatted like a REDCap data download</w:t>
      </w:r>
    </w:p>
    <w:p w14:paraId="1B53D803" w14:textId="77777777" w:rsidR="00462981" w:rsidRPr="00462981" w:rsidRDefault="00462981" w:rsidP="00462981">
      <w:pPr>
        <w:pStyle w:val="NoSpacing"/>
      </w:pPr>
    </w:p>
    <w:sectPr w:rsidR="00462981" w:rsidRPr="004629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achel Codden" w:date="2026-04-09T10:09:00Z" w:initials="RC">
    <w:p w14:paraId="49BD2640" w14:textId="77777777" w:rsidR="001A5E3C" w:rsidRDefault="00000000" w:rsidP="00BA507D">
      <w:pPr>
        <w:pStyle w:val="CommentText"/>
      </w:pPr>
      <w:r>
        <w:rPr>
          <w:rStyle w:val="CommentReference"/>
        </w:rPr>
        <w:annotationRef/>
      </w:r>
      <w:r>
        <w:t>I was thinking Motivation could also be motivation for the post?</w:t>
      </w:r>
    </w:p>
  </w:comment>
  <w:comment w:id="5" w:author="Benjamin Brintz" w:date="2026-04-20T13:50:00Z" w:initials="BB">
    <w:p w14:paraId="059FF7E0" w14:textId="77777777" w:rsidR="00C33D67" w:rsidRDefault="00180173" w:rsidP="00C33D67">
      <w:r>
        <w:rPr>
          <w:rStyle w:val="CommentReference"/>
        </w:rPr>
        <w:annotationRef/>
      </w:r>
      <w:r w:rsidR="00C33D67">
        <w:rPr>
          <w:sz w:val="20"/>
          <w:szCs w:val="20"/>
        </w:rPr>
        <w:t xml:space="preserve">Yes, but I think we could adjust this section so it works. The section headers are just guidelines. </w:t>
      </w:r>
    </w:p>
  </w:comment>
  <w:comment w:id="19" w:author="Tyler Bardsley" w:date="2026-04-17T11:51:00Z" w:initials="TB">
    <w:p w14:paraId="4665842F" w14:textId="77777777" w:rsidR="007A64C5" w:rsidRDefault="007A64C5" w:rsidP="007A64C5">
      <w:pPr>
        <w:pStyle w:val="CommentText"/>
      </w:pPr>
      <w:r>
        <w:rPr>
          <w:rStyle w:val="CommentReference"/>
        </w:rPr>
        <w:annotationRef/>
      </w:r>
      <w:r>
        <w:t>See below comment for more detail, but I would maybe delete “if appropriate” and specify that missingness of outcomes should be followed</w:t>
      </w:r>
    </w:p>
  </w:comment>
  <w:comment w:id="22" w:author="Tyler Bardsley" w:date="2026-04-17T11:50:00Z" w:initials="TB">
    <w:p w14:paraId="7F7C15FE" w14:textId="77777777" w:rsidR="007A64C5" w:rsidRDefault="007A64C5" w:rsidP="007A64C5">
      <w:pPr>
        <w:pStyle w:val="CommentText"/>
      </w:pPr>
      <w:r>
        <w:rPr>
          <w:rStyle w:val="CommentReference"/>
        </w:rPr>
        <w:annotationRef/>
      </w:r>
      <w:r>
        <w:t>I would also maybe add here to track rates of withdrawal and lost-to-follow-up.  This can reveal potential issues with the study that may need to be corrected.  I guess that’s encompassed within “study progress through study”</w:t>
      </w:r>
    </w:p>
  </w:comment>
  <w:comment w:id="21" w:author="Benjamin Brintz" w:date="2026-04-20T14:13:00Z" w:initials="BB">
    <w:p w14:paraId="4CDCC634" w14:textId="74C57BD8" w:rsidR="00DF13BF" w:rsidRDefault="00DF13BF" w:rsidP="00DF13BF">
      <w:r>
        <w:rPr>
          <w:rStyle w:val="CommentReference"/>
        </w:rPr>
        <w:annotationRef/>
      </w:r>
      <w:r>
        <w:rPr>
          <w:sz w:val="20"/>
          <w:szCs w:val="20"/>
        </w:rPr>
        <w:t xml:space="preserve">What's an example of this? What do you mean by progress? </w:t>
      </w:r>
    </w:p>
  </w:comment>
  <w:comment w:id="26" w:author="Benjamin Brintz" w:date="2026-04-20T14:14:00Z" w:initials="BB">
    <w:p w14:paraId="6CAC9E51" w14:textId="77777777" w:rsidR="007D7FCB" w:rsidRDefault="0059256F" w:rsidP="007D7FCB">
      <w:r>
        <w:rPr>
          <w:rStyle w:val="CommentReference"/>
        </w:rPr>
        <w:annotationRef/>
      </w:r>
      <w:r w:rsidR="007D7FCB">
        <w:rPr>
          <w:sz w:val="20"/>
          <w:szCs w:val="20"/>
        </w:rPr>
        <w:t xml:space="preserve">How is keeping the investigator informed different than being an update? </w:t>
      </w:r>
    </w:p>
    <w:p w14:paraId="35426D88" w14:textId="77777777" w:rsidR="007D7FCB" w:rsidRDefault="007D7FCB" w:rsidP="007D7FCB"/>
    <w:p w14:paraId="47BDA2CB" w14:textId="77777777" w:rsidR="007D7FCB" w:rsidRDefault="007D7FCB" w:rsidP="007D7FCB">
      <w:r>
        <w:rPr>
          <w:sz w:val="20"/>
          <w:szCs w:val="20"/>
        </w:rPr>
        <w:t>On that note, I like the material below, but I don't think it's the purpose of the report, just a feature</w:t>
      </w:r>
    </w:p>
  </w:comment>
  <w:comment w:id="46" w:author="Tyler Bardsley" w:date="2026-04-17T11:45:00Z" w:initials="TB">
    <w:p w14:paraId="2E31E42C" w14:textId="77777777" w:rsidR="007A64C5" w:rsidRDefault="007A64C5" w:rsidP="007A64C5">
      <w:pPr>
        <w:pStyle w:val="CommentText"/>
      </w:pPr>
      <w:r>
        <w:rPr>
          <w:rStyle w:val="CommentReference"/>
        </w:rPr>
        <w:annotationRef/>
      </w:r>
      <w:r>
        <w:t>I think you could mention here that any of the below plots and tables could also be stratified by site.  This can be important in identifying any site-specific issues (with enrollment, randomization, withdrawals, etc.)</w:t>
      </w:r>
    </w:p>
  </w:comment>
  <w:comment w:id="47" w:author="Rachel Codden" w:date="2026-04-09T10:10:00Z" w:initials="RC">
    <w:p w14:paraId="72B79EF4" w14:textId="77777777" w:rsidR="001A5E3C" w:rsidRDefault="00000000" w:rsidP="00BA507D">
      <w:pPr>
        <w:pStyle w:val="CommentText"/>
      </w:pPr>
      <w:r>
        <w:rPr>
          <w:rStyle w:val="CommentReference"/>
        </w:rPr>
        <w:annotationRef/>
      </w:r>
      <w:r>
        <w:t>Do you also want to include whether the contents of the report should or should not be included in DSMB report?</w:t>
      </w:r>
    </w:p>
  </w:comment>
  <w:comment w:id="49" w:author="Benjamin Brintz" w:date="2026-04-20T14:18:00Z" w:initials="BB">
    <w:p w14:paraId="1391AC99" w14:textId="77777777" w:rsidR="00CF1F7F" w:rsidRDefault="00CF1F7F" w:rsidP="00CF1F7F">
      <w:r>
        <w:rPr>
          <w:rStyle w:val="CommentReference"/>
        </w:rPr>
        <w:annotationRef/>
      </w:r>
      <w:r>
        <w:rPr>
          <w:sz w:val="20"/>
          <w:szCs w:val="20"/>
        </w:rPr>
        <w:t xml:space="preserve">Let's be clear. Maybe something like "exported as a csv to be loaded in R." </w:t>
      </w:r>
    </w:p>
  </w:comment>
  <w:comment w:id="50" w:author="Benjamin Brintz" w:date="2026-04-20T14:25:00Z" w:initials="BB">
    <w:p w14:paraId="2854148C" w14:textId="77777777" w:rsidR="0056473E" w:rsidRDefault="0056473E" w:rsidP="0056473E">
      <w:r>
        <w:rPr>
          <w:rStyle w:val="CommentReference"/>
        </w:rPr>
        <w:annotationRef/>
      </w:r>
      <w:r>
        <w:rPr>
          <w:sz w:val="20"/>
          <w:szCs w:val="20"/>
        </w:rPr>
        <w:t xml:space="preserve">What scenario? Maybe something like "Files are named 'Progress_Report_mmddyy'". </w:t>
      </w:r>
    </w:p>
    <w:p w14:paraId="3CA50A76" w14:textId="77777777" w:rsidR="0056473E" w:rsidRDefault="0056473E" w:rsidP="0056473E"/>
    <w:p w14:paraId="4996819A" w14:textId="77777777" w:rsidR="0056473E" w:rsidRDefault="0056473E" w:rsidP="0056473E">
      <w:r>
        <w:rPr>
          <w:sz w:val="20"/>
          <w:szCs w:val="20"/>
        </w:rPr>
        <w:t xml:space="preserve">Sorry if I'm misunderstanding this? Please clarify. </w:t>
      </w:r>
    </w:p>
  </w:comment>
  <w:comment w:id="57" w:author="Benjamin Brintz" w:date="2026-04-20T14:26:00Z" w:initials="BB">
    <w:p w14:paraId="33AE0522" w14:textId="77777777" w:rsidR="0067439D" w:rsidRDefault="0067439D" w:rsidP="0067439D">
      <w:r>
        <w:rPr>
          <w:rStyle w:val="CommentReference"/>
        </w:rPr>
        <w:annotationRef/>
      </w:r>
      <w:r>
        <w:rPr>
          <w:sz w:val="20"/>
          <w:szCs w:val="20"/>
        </w:rPr>
        <w:t xml:space="preserve">maybe historical? They can't be known and estimated. </w:t>
      </w:r>
    </w:p>
  </w:comment>
  <w:comment w:id="64" w:author="Rachel Codden" w:date="2026-04-09T10:13:00Z" w:initials="RC">
    <w:p w14:paraId="53CEE936" w14:textId="77777777" w:rsidR="001A5E3C" w:rsidRDefault="00000000" w:rsidP="007D7824">
      <w:pPr>
        <w:pStyle w:val="CommentText"/>
      </w:pPr>
      <w:r>
        <w:rPr>
          <w:rStyle w:val="CommentReference"/>
        </w:rPr>
        <w:annotationRef/>
      </w:r>
      <w:r>
        <w:t>Can you update the first 3 right-most boxes to “Did not meet inclusion criteria” and “No screening scheduled” or “Screening not scheduled” and “No screening visit”</w:t>
      </w:r>
    </w:p>
  </w:comment>
  <w:comment w:id="65" w:author="Tyler Bardsley" w:date="2026-04-17T11:41:00Z" w:initials="TB">
    <w:p w14:paraId="5AFC7F11" w14:textId="77777777" w:rsidR="00DC67B8" w:rsidRDefault="00DC67B8" w:rsidP="00DC67B8">
      <w:pPr>
        <w:pStyle w:val="CommentText"/>
      </w:pPr>
      <w:r>
        <w:rPr>
          <w:rStyle w:val="CommentReference"/>
        </w:rPr>
        <w:annotationRef/>
      </w:r>
      <w:r>
        <w:t>I think it can be helpful to give reasons why subjects fail at any one stage of the consort diagram, perhaps in t able below.  This can help catch potential issues at each stage (at randomization, screening, consent, etc)</w:t>
      </w:r>
    </w:p>
  </w:comment>
  <w:comment w:id="66" w:author="Rachel Codden" w:date="2026-04-09T10:13:00Z" w:initials="RC">
    <w:p w14:paraId="2CB84EC8" w14:textId="51795486" w:rsidR="001A5E3C" w:rsidRDefault="00000000" w:rsidP="00BA507D">
      <w:pPr>
        <w:pStyle w:val="CommentText"/>
      </w:pPr>
      <w:r>
        <w:rPr>
          <w:rStyle w:val="CommentReference"/>
        </w:rPr>
        <w:annotationRef/>
      </w:r>
      <w:r>
        <w:t>I like how you used these boxes.</w:t>
      </w:r>
    </w:p>
  </w:comment>
  <w:comment w:id="69" w:author="Rachel Codden" w:date="2026-04-09T10:18:00Z" w:initials="RC">
    <w:p w14:paraId="36AC896E" w14:textId="77777777" w:rsidR="001A5E3C" w:rsidRDefault="00000000" w:rsidP="007D7824">
      <w:pPr>
        <w:pStyle w:val="CommentText"/>
      </w:pPr>
      <w:r>
        <w:rPr>
          <w:rStyle w:val="CommentReference"/>
        </w:rPr>
        <w:annotationRef/>
      </w:r>
      <w:r>
        <w:t>Are the rows of this table not mutually exclusive?</w:t>
      </w:r>
    </w:p>
  </w:comment>
  <w:comment w:id="70" w:author="Benjamin Brintz" w:date="2026-04-20T14:53:00Z" w:initials="BB">
    <w:p w14:paraId="15E05F27" w14:textId="77777777" w:rsidR="0009762B" w:rsidRDefault="0009762B" w:rsidP="0009762B">
      <w:r>
        <w:rPr>
          <w:rStyle w:val="CommentReference"/>
        </w:rPr>
        <w:annotationRef/>
      </w:r>
      <w:r>
        <w:rPr>
          <w:sz w:val="20"/>
          <w:szCs w:val="20"/>
        </w:rPr>
        <w:t xml:space="preserve">What's the difference between 1a and 1b? Just that some patients had hyper/hypotension at screening after not having it at Pre? </w:t>
      </w:r>
    </w:p>
  </w:comment>
  <w:comment w:id="71" w:author="Tyler Bardsley" w:date="2026-04-17T11:54:00Z" w:initials="TB">
    <w:p w14:paraId="0B49C0DB" w14:textId="77777777" w:rsidR="003F7622" w:rsidRDefault="003F7622" w:rsidP="003F7622">
      <w:pPr>
        <w:pStyle w:val="CommentText"/>
      </w:pPr>
      <w:r>
        <w:rPr>
          <w:rStyle w:val="CommentReference"/>
        </w:rPr>
        <w:annotationRef/>
      </w:r>
      <w:r>
        <w:t>Deleted “is”</w:t>
      </w:r>
    </w:p>
  </w:comment>
  <w:comment w:id="73" w:author="Tyler Bardsley" w:date="2026-04-17T11:35:00Z" w:initials="TB">
    <w:p w14:paraId="58ADAF91" w14:textId="77777777" w:rsidR="00DC67B8" w:rsidRDefault="00DC67B8" w:rsidP="00DC67B8">
      <w:pPr>
        <w:pStyle w:val="CommentText"/>
      </w:pPr>
      <w:r>
        <w:rPr>
          <w:rStyle w:val="CommentReference"/>
        </w:rPr>
        <w:annotationRef/>
      </w:r>
      <w:r>
        <w:t>In  a recent study that we did with the data coordinating center, they accidently made a redcap coding error for one of the later time points for a secondary outcome.  We tracked rates of missing for many of the secondary outcome but did not for this particular one.  We were unaware of this coding error until the end of the trial which led to all missing data for this secondary outcome at this later time point.  We decided going forward, it is important to code all outcomes (primary and secondary) early in the study to track rates of missing.  So could advise here to track missingness for all outcomes.</w:t>
      </w:r>
    </w:p>
  </w:comment>
  <w:comment w:id="74" w:author="Tyler Bardsley" w:date="2026-04-17T11:39:00Z" w:initials="TB">
    <w:p w14:paraId="1B9FA2EF" w14:textId="77777777" w:rsidR="00DC67B8" w:rsidRDefault="00DC67B8" w:rsidP="00DC67B8">
      <w:pPr>
        <w:pStyle w:val="CommentText"/>
      </w:pPr>
      <w:r>
        <w:rPr>
          <w:rStyle w:val="CommentReference"/>
        </w:rPr>
        <w:annotationRef/>
      </w:r>
      <w:r>
        <w:t>This figure is awesome!  I think it can be helpful to give the reasons for withdrawal if possible.  This can indicate potential issues to be aware of with inappropriate or unnecessary withdrawal by investigators.  Perhaps could include a table below?</w:t>
      </w:r>
    </w:p>
  </w:comment>
  <w:comment w:id="75" w:author="Rachel Codden" w:date="2026-04-09T10:21:00Z" w:initials="RC">
    <w:p w14:paraId="0B78A408" w14:textId="77777777" w:rsidR="001A5E3C" w:rsidRDefault="00000000" w:rsidP="007D7824">
      <w:pPr>
        <w:pStyle w:val="CommentText"/>
      </w:pPr>
      <w:r>
        <w:rPr>
          <w:rStyle w:val="CommentReference"/>
        </w:rPr>
        <w:annotationRef/>
      </w:r>
      <w:r>
        <w:t>Vertical?</w:t>
      </w:r>
    </w:p>
  </w:comment>
  <w:comment w:id="78" w:author="Benjamin Brintz" w:date="2026-04-20T14:59:00Z" w:initials="BB">
    <w:p w14:paraId="49302C71" w14:textId="77777777" w:rsidR="001213E1" w:rsidRDefault="001213E1" w:rsidP="001213E1">
      <w:r>
        <w:rPr>
          <w:rStyle w:val="CommentReference"/>
        </w:rPr>
        <w:annotationRef/>
      </w:r>
      <w:r>
        <w:rPr>
          <w:sz w:val="20"/>
          <w:szCs w:val="20"/>
        </w:rPr>
        <w:t xml:space="preserve">Gray lines are previous projections from previous time points? It's not totally clear </w:t>
      </w:r>
    </w:p>
  </w:comment>
  <w:comment w:id="79" w:author="Rachel Codden" w:date="2026-04-09T10:24:00Z" w:initials="RC">
    <w:p w14:paraId="3F04968A" w14:textId="77777777" w:rsidR="001A5E3C" w:rsidRDefault="00000000" w:rsidP="007D7824">
      <w:pPr>
        <w:pStyle w:val="CommentText"/>
      </w:pPr>
      <w:r>
        <w:rPr>
          <w:rStyle w:val="CommentReference"/>
        </w:rPr>
        <w:annotationRef/>
      </w:r>
      <w:r>
        <w:t>Typo in “Projected Enrollment”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D2640" w15:done="0"/>
  <w15:commentEx w15:paraId="059FF7E0" w15:paraIdParent="49BD2640" w15:done="0"/>
  <w15:commentEx w15:paraId="4665842F" w15:done="0"/>
  <w15:commentEx w15:paraId="7F7C15FE" w15:done="0"/>
  <w15:commentEx w15:paraId="4CDCC634" w15:done="0"/>
  <w15:commentEx w15:paraId="47BDA2CB" w15:done="0"/>
  <w15:commentEx w15:paraId="2E31E42C" w15:done="0"/>
  <w15:commentEx w15:paraId="72B79EF4" w15:done="0"/>
  <w15:commentEx w15:paraId="1391AC99" w15:done="0"/>
  <w15:commentEx w15:paraId="4996819A" w15:done="0"/>
  <w15:commentEx w15:paraId="33AE0522" w15:done="0"/>
  <w15:commentEx w15:paraId="53CEE936" w15:done="0"/>
  <w15:commentEx w15:paraId="5AFC7F11" w15:done="0"/>
  <w15:commentEx w15:paraId="2CB84EC8" w15:done="0"/>
  <w15:commentEx w15:paraId="36AC896E" w15:done="0"/>
  <w15:commentEx w15:paraId="15E05F27" w15:done="0"/>
  <w15:commentEx w15:paraId="0B49C0DB" w15:done="0"/>
  <w15:commentEx w15:paraId="58ADAF91" w15:done="0"/>
  <w15:commentEx w15:paraId="1B9FA2EF" w15:done="0"/>
  <w15:commentEx w15:paraId="0B78A408" w15:done="0"/>
  <w15:commentEx w15:paraId="49302C71" w15:done="0"/>
  <w15:commentEx w15:paraId="3F0496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8BE9EB" w16cex:dateUtc="2026-04-09T16:09:00Z"/>
  <w16cex:commentExtensible w16cex:durableId="16CB6BDE" w16cex:dateUtc="2026-04-20T19:50:00Z"/>
  <w16cex:commentExtensible w16cex:durableId="673C62E4" w16cex:dateUtc="2026-04-17T17:51:00Z"/>
  <w16cex:commentExtensible w16cex:durableId="13B8989E" w16cex:dateUtc="2026-04-17T17:50:00Z"/>
  <w16cex:commentExtensible w16cex:durableId="6F865F75" w16cex:dateUtc="2026-04-20T20:13:00Z"/>
  <w16cex:commentExtensible w16cex:durableId="74914C13" w16cex:dateUtc="2026-04-20T20:14:00Z"/>
  <w16cex:commentExtensible w16cex:durableId="1D096266" w16cex:dateUtc="2026-04-17T17:45:00Z"/>
  <w16cex:commentExtensible w16cex:durableId="5E9BCE99" w16cex:dateUtc="2026-04-09T16:10:00Z"/>
  <w16cex:commentExtensible w16cex:durableId="6B0F77AA" w16cex:dateUtc="2026-04-20T20:18:00Z"/>
  <w16cex:commentExtensible w16cex:durableId="28520006" w16cex:dateUtc="2026-04-20T20:25:00Z"/>
  <w16cex:commentExtensible w16cex:durableId="156B5E01" w16cex:dateUtc="2026-04-20T20:26:00Z"/>
  <w16cex:commentExtensible w16cex:durableId="4128FE2B" w16cex:dateUtc="2026-04-09T16:13:00Z"/>
  <w16cex:commentExtensible w16cex:durableId="7CDA35AB" w16cex:dateUtc="2026-04-17T17:41:00Z"/>
  <w16cex:commentExtensible w16cex:durableId="3272F976" w16cex:dateUtc="2026-04-09T16:13:00Z"/>
  <w16cex:commentExtensible w16cex:durableId="5686A4AF" w16cex:dateUtc="2026-04-09T16:18:00Z"/>
  <w16cex:commentExtensible w16cex:durableId="0C1E8C92" w16cex:dateUtc="2026-04-20T20:53:00Z"/>
  <w16cex:commentExtensible w16cex:durableId="1EB7A8B7" w16cex:dateUtc="2026-04-17T17:54:00Z"/>
  <w16cex:commentExtensible w16cex:durableId="2B44ED8E" w16cex:dateUtc="2026-04-17T17:35:00Z"/>
  <w16cex:commentExtensible w16cex:durableId="62A1B115" w16cex:dateUtc="2026-04-17T17:39:00Z"/>
  <w16cex:commentExtensible w16cex:durableId="107AEA1D" w16cex:dateUtc="2026-04-09T16:21:00Z"/>
  <w16cex:commentExtensible w16cex:durableId="36A604DF" w16cex:dateUtc="2026-04-20T20:59:00Z"/>
  <w16cex:commentExtensible w16cex:durableId="35F7E97C" w16cex:dateUtc="2026-04-09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D2640" w16cid:durableId="358BE9EB"/>
  <w16cid:commentId w16cid:paraId="059FF7E0" w16cid:durableId="16CB6BDE"/>
  <w16cid:commentId w16cid:paraId="4665842F" w16cid:durableId="673C62E4"/>
  <w16cid:commentId w16cid:paraId="7F7C15FE" w16cid:durableId="13B8989E"/>
  <w16cid:commentId w16cid:paraId="4CDCC634" w16cid:durableId="6F865F75"/>
  <w16cid:commentId w16cid:paraId="47BDA2CB" w16cid:durableId="74914C13"/>
  <w16cid:commentId w16cid:paraId="2E31E42C" w16cid:durableId="1D096266"/>
  <w16cid:commentId w16cid:paraId="72B79EF4" w16cid:durableId="5E9BCE99"/>
  <w16cid:commentId w16cid:paraId="1391AC99" w16cid:durableId="6B0F77AA"/>
  <w16cid:commentId w16cid:paraId="4996819A" w16cid:durableId="28520006"/>
  <w16cid:commentId w16cid:paraId="33AE0522" w16cid:durableId="156B5E01"/>
  <w16cid:commentId w16cid:paraId="53CEE936" w16cid:durableId="4128FE2B"/>
  <w16cid:commentId w16cid:paraId="5AFC7F11" w16cid:durableId="7CDA35AB"/>
  <w16cid:commentId w16cid:paraId="2CB84EC8" w16cid:durableId="3272F976"/>
  <w16cid:commentId w16cid:paraId="36AC896E" w16cid:durableId="5686A4AF"/>
  <w16cid:commentId w16cid:paraId="15E05F27" w16cid:durableId="0C1E8C92"/>
  <w16cid:commentId w16cid:paraId="0B49C0DB" w16cid:durableId="1EB7A8B7"/>
  <w16cid:commentId w16cid:paraId="58ADAF91" w16cid:durableId="2B44ED8E"/>
  <w16cid:commentId w16cid:paraId="1B9FA2EF" w16cid:durableId="62A1B115"/>
  <w16cid:commentId w16cid:paraId="0B78A408" w16cid:durableId="107AEA1D"/>
  <w16cid:commentId w16cid:paraId="49302C71" w16cid:durableId="36A604DF"/>
  <w16cid:commentId w16cid:paraId="3F04968A" w16cid:durableId="35F7E9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505B" w14:textId="77777777" w:rsidR="001558BA" w:rsidRDefault="001558BA">
      <w:pPr>
        <w:spacing w:after="0" w:line="240" w:lineRule="auto"/>
      </w:pPr>
      <w:r>
        <w:separator/>
      </w:r>
    </w:p>
  </w:endnote>
  <w:endnote w:type="continuationSeparator" w:id="0">
    <w:p w14:paraId="7D6E2642" w14:textId="77777777" w:rsidR="001558BA" w:rsidRDefault="00155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A44F" w14:textId="77777777" w:rsidR="00053AFE" w:rsidRDefault="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fldChar w:fldCharType="begin"/>
    </w:r>
    <w:r>
      <w:rPr>
        <w:rFonts w:ascii="Times New Roman" w:hAnsi="Times New Roman" w:cs="Times New Roman"/>
        <w:kern w:val="0"/>
        <w:sz w:val="20"/>
        <w:szCs w:val="20"/>
      </w:rPr>
      <w:instrText>page</w:instrText>
    </w:r>
    <w:r>
      <w:rPr>
        <w:rFonts w:ascii="Times New Roman" w:hAnsi="Times New Roman" w:cs="Times New Roman"/>
        <w:kern w:val="0"/>
        <w:sz w:val="20"/>
        <w:szCs w:val="20"/>
      </w:rPr>
      <w:fldChar w:fldCharType="separate"/>
    </w:r>
    <w:r>
      <w:rPr>
        <w:rFonts w:ascii="Times New Roman" w:hAnsi="Times New Roman" w:cs="Times New Roman"/>
        <w:noProof/>
        <w:kern w:val="0"/>
        <w:sz w:val="20"/>
        <w:szCs w:val="20"/>
      </w:rPr>
      <w:t>2</w:t>
    </w:r>
    <w:r>
      <w:rPr>
        <w:rFonts w:ascii="Times New Roman" w:hAnsi="Times New Roman" w:cs="Times New Roman"/>
        <w:kern w:val="0"/>
        <w:sz w:val="20"/>
        <w:szCs w:val="20"/>
      </w:rPr>
      <w:fldChar w:fldCharType="end"/>
    </w:r>
    <w:r>
      <w:rPr>
        <w:rFonts w:ascii="Times New Roman" w:hAnsi="Times New Roman" w:cs="Times New Roman"/>
        <w:kern w:val="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39D11" w14:textId="77777777" w:rsidR="001558BA" w:rsidRDefault="001558BA">
      <w:pPr>
        <w:spacing w:after="0" w:line="240" w:lineRule="auto"/>
      </w:pPr>
      <w:r>
        <w:separator/>
      </w:r>
    </w:p>
  </w:footnote>
  <w:footnote w:type="continuationSeparator" w:id="0">
    <w:p w14:paraId="57297691" w14:textId="77777777" w:rsidR="001558BA" w:rsidRDefault="00155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1E9C"/>
    <w:multiLevelType w:val="hybridMultilevel"/>
    <w:tmpl w:val="D06C5B26"/>
    <w:lvl w:ilvl="0" w:tplc="7D0A5E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5456C"/>
    <w:multiLevelType w:val="multilevel"/>
    <w:tmpl w:val="0908F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5373D"/>
    <w:multiLevelType w:val="hybridMultilevel"/>
    <w:tmpl w:val="D130C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012143">
    <w:abstractNumId w:val="2"/>
  </w:num>
  <w:num w:numId="2" w16cid:durableId="330332452">
    <w:abstractNumId w:val="0"/>
  </w:num>
  <w:num w:numId="3" w16cid:durableId="3195807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Brintz">
    <w15:presenceInfo w15:providerId="AD" w15:userId="S::u6020766@umail.utah.edu::d78a17f7-b87a-40fa-8617-da4dd66579da"/>
  </w15:person>
  <w15:person w15:author="Rachel Codden">
    <w15:presenceInfo w15:providerId="AD" w15:userId="S::u6031051@umail.utah.edu::7dd8fc83-7d11-4fba-876b-5b9f6e389a7b"/>
  </w15:person>
  <w15:person w15:author="Angela Presson">
    <w15:presenceInfo w15:providerId="AD" w15:userId="S::u0817555@umail.utah.edu::47d2a6af-45fa-4bb7-bfe2-d1b788a1c898"/>
  </w15:person>
  <w15:person w15:author="Tyler Bardsley">
    <w15:presenceInfo w15:providerId="AD" w15:userId="S::u0348343@umail.utah.edu::d02fcf66-780c-4628-ab28-00a9a579e3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0F"/>
    <w:rsid w:val="00010F6C"/>
    <w:rsid w:val="00053AFE"/>
    <w:rsid w:val="0009762B"/>
    <w:rsid w:val="000E6C0F"/>
    <w:rsid w:val="000F6204"/>
    <w:rsid w:val="001213E1"/>
    <w:rsid w:val="00131743"/>
    <w:rsid w:val="001558BA"/>
    <w:rsid w:val="00180173"/>
    <w:rsid w:val="001A5E3C"/>
    <w:rsid w:val="00206993"/>
    <w:rsid w:val="0022322E"/>
    <w:rsid w:val="002C0B1C"/>
    <w:rsid w:val="002D0351"/>
    <w:rsid w:val="00324788"/>
    <w:rsid w:val="003367F3"/>
    <w:rsid w:val="003C3D56"/>
    <w:rsid w:val="003F7622"/>
    <w:rsid w:val="00462981"/>
    <w:rsid w:val="00492F30"/>
    <w:rsid w:val="0056473E"/>
    <w:rsid w:val="0059256F"/>
    <w:rsid w:val="005D372E"/>
    <w:rsid w:val="00621CF6"/>
    <w:rsid w:val="0067439D"/>
    <w:rsid w:val="006809FD"/>
    <w:rsid w:val="00681EDB"/>
    <w:rsid w:val="006D7046"/>
    <w:rsid w:val="006E7807"/>
    <w:rsid w:val="007922BB"/>
    <w:rsid w:val="007A64C5"/>
    <w:rsid w:val="007B19BF"/>
    <w:rsid w:val="007B5A01"/>
    <w:rsid w:val="007C3650"/>
    <w:rsid w:val="007D7FCB"/>
    <w:rsid w:val="007F7DDA"/>
    <w:rsid w:val="00800106"/>
    <w:rsid w:val="00835128"/>
    <w:rsid w:val="008B0854"/>
    <w:rsid w:val="00902EF0"/>
    <w:rsid w:val="00903C4F"/>
    <w:rsid w:val="00917BA4"/>
    <w:rsid w:val="00951BBE"/>
    <w:rsid w:val="009A4CF1"/>
    <w:rsid w:val="009B2654"/>
    <w:rsid w:val="00A120CD"/>
    <w:rsid w:val="00A357F5"/>
    <w:rsid w:val="00AA1685"/>
    <w:rsid w:val="00AF3DC8"/>
    <w:rsid w:val="00B1088B"/>
    <w:rsid w:val="00B140AE"/>
    <w:rsid w:val="00BB3361"/>
    <w:rsid w:val="00BE673C"/>
    <w:rsid w:val="00BF514D"/>
    <w:rsid w:val="00BF607C"/>
    <w:rsid w:val="00C33D67"/>
    <w:rsid w:val="00CA61DC"/>
    <w:rsid w:val="00CC43DB"/>
    <w:rsid w:val="00CF1F7F"/>
    <w:rsid w:val="00D940BD"/>
    <w:rsid w:val="00DA0682"/>
    <w:rsid w:val="00DB3542"/>
    <w:rsid w:val="00DC67B8"/>
    <w:rsid w:val="00DF13BF"/>
    <w:rsid w:val="00E57A53"/>
    <w:rsid w:val="00E87B59"/>
    <w:rsid w:val="00EB57BA"/>
    <w:rsid w:val="00EB57BC"/>
    <w:rsid w:val="00EC2527"/>
    <w:rsid w:val="00F86886"/>
    <w:rsid w:val="00FA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757E"/>
  <w15:chartTrackingRefBased/>
  <w15:docId w15:val="{094EB4C7-35D1-4DD8-8B85-7200D942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0F"/>
    <w:rPr>
      <w:rFonts w:eastAsiaTheme="majorEastAsia" w:cstheme="majorBidi"/>
      <w:color w:val="272727" w:themeColor="text1" w:themeTint="D8"/>
    </w:rPr>
  </w:style>
  <w:style w:type="paragraph" w:styleId="Title">
    <w:name w:val="Title"/>
    <w:basedOn w:val="Normal"/>
    <w:next w:val="Normal"/>
    <w:link w:val="TitleChar"/>
    <w:uiPriority w:val="10"/>
    <w:qFormat/>
    <w:rsid w:val="000E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0F"/>
    <w:pPr>
      <w:spacing w:before="160"/>
      <w:jc w:val="center"/>
    </w:pPr>
    <w:rPr>
      <w:i/>
      <w:iCs/>
      <w:color w:val="404040" w:themeColor="text1" w:themeTint="BF"/>
    </w:rPr>
  </w:style>
  <w:style w:type="character" w:customStyle="1" w:styleId="QuoteChar">
    <w:name w:val="Quote Char"/>
    <w:basedOn w:val="DefaultParagraphFont"/>
    <w:link w:val="Quote"/>
    <w:uiPriority w:val="29"/>
    <w:rsid w:val="000E6C0F"/>
    <w:rPr>
      <w:i/>
      <w:iCs/>
      <w:color w:val="404040" w:themeColor="text1" w:themeTint="BF"/>
    </w:rPr>
  </w:style>
  <w:style w:type="paragraph" w:styleId="ListParagraph">
    <w:name w:val="List Paragraph"/>
    <w:basedOn w:val="Normal"/>
    <w:uiPriority w:val="34"/>
    <w:qFormat/>
    <w:rsid w:val="000E6C0F"/>
    <w:pPr>
      <w:ind w:left="720"/>
      <w:contextualSpacing/>
    </w:pPr>
  </w:style>
  <w:style w:type="character" w:styleId="IntenseEmphasis">
    <w:name w:val="Intense Emphasis"/>
    <w:basedOn w:val="DefaultParagraphFont"/>
    <w:uiPriority w:val="21"/>
    <w:qFormat/>
    <w:rsid w:val="000E6C0F"/>
    <w:rPr>
      <w:i/>
      <w:iCs/>
      <w:color w:val="2F5496" w:themeColor="accent1" w:themeShade="BF"/>
    </w:rPr>
  </w:style>
  <w:style w:type="paragraph" w:styleId="IntenseQuote">
    <w:name w:val="Intense Quote"/>
    <w:basedOn w:val="Normal"/>
    <w:next w:val="Normal"/>
    <w:link w:val="IntenseQuoteChar"/>
    <w:uiPriority w:val="30"/>
    <w:qFormat/>
    <w:rsid w:val="000E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C0F"/>
    <w:rPr>
      <w:i/>
      <w:iCs/>
      <w:color w:val="2F5496" w:themeColor="accent1" w:themeShade="BF"/>
    </w:rPr>
  </w:style>
  <w:style w:type="character" w:styleId="IntenseReference">
    <w:name w:val="Intense Reference"/>
    <w:basedOn w:val="DefaultParagraphFont"/>
    <w:uiPriority w:val="32"/>
    <w:qFormat/>
    <w:rsid w:val="000E6C0F"/>
    <w:rPr>
      <w:b/>
      <w:bCs/>
      <w:smallCaps/>
      <w:color w:val="2F5496" w:themeColor="accent1" w:themeShade="BF"/>
      <w:spacing w:val="5"/>
    </w:rPr>
  </w:style>
  <w:style w:type="character" w:styleId="Hyperlink">
    <w:name w:val="Hyperlink"/>
    <w:basedOn w:val="DefaultParagraphFont"/>
    <w:uiPriority w:val="99"/>
    <w:unhideWhenUsed/>
    <w:rsid w:val="00902EF0"/>
    <w:rPr>
      <w:color w:val="0563C1" w:themeColor="hyperlink"/>
      <w:u w:val="single"/>
    </w:rPr>
  </w:style>
  <w:style w:type="character" w:styleId="UnresolvedMention">
    <w:name w:val="Unresolved Mention"/>
    <w:basedOn w:val="DefaultParagraphFont"/>
    <w:uiPriority w:val="99"/>
    <w:semiHidden/>
    <w:unhideWhenUsed/>
    <w:rsid w:val="00902EF0"/>
    <w:rPr>
      <w:color w:val="605E5C"/>
      <w:shd w:val="clear" w:color="auto" w:fill="E1DFDD"/>
    </w:rPr>
  </w:style>
  <w:style w:type="paragraph" w:styleId="NoSpacing">
    <w:name w:val="No Spacing"/>
    <w:uiPriority w:val="1"/>
    <w:qFormat/>
    <w:rsid w:val="00462981"/>
    <w:pPr>
      <w:spacing w:after="0" w:line="240" w:lineRule="auto"/>
    </w:pPr>
  </w:style>
  <w:style w:type="paragraph" w:styleId="Revision">
    <w:name w:val="Revision"/>
    <w:hidden/>
    <w:uiPriority w:val="99"/>
    <w:semiHidden/>
    <w:rsid w:val="00DC67B8"/>
    <w:pPr>
      <w:spacing w:after="0" w:line="240" w:lineRule="auto"/>
    </w:pPr>
  </w:style>
  <w:style w:type="character" w:styleId="CommentReference">
    <w:name w:val="annotation reference"/>
    <w:basedOn w:val="DefaultParagraphFont"/>
    <w:uiPriority w:val="99"/>
    <w:semiHidden/>
    <w:unhideWhenUsed/>
    <w:rsid w:val="00DC67B8"/>
    <w:rPr>
      <w:sz w:val="16"/>
      <w:szCs w:val="16"/>
    </w:rPr>
  </w:style>
  <w:style w:type="paragraph" w:styleId="CommentText">
    <w:name w:val="annotation text"/>
    <w:basedOn w:val="Normal"/>
    <w:link w:val="CommentTextChar"/>
    <w:uiPriority w:val="99"/>
    <w:unhideWhenUsed/>
    <w:rsid w:val="00DC67B8"/>
    <w:pPr>
      <w:spacing w:line="240" w:lineRule="auto"/>
    </w:pPr>
    <w:rPr>
      <w:sz w:val="20"/>
      <w:szCs w:val="20"/>
    </w:rPr>
  </w:style>
  <w:style w:type="character" w:customStyle="1" w:styleId="CommentTextChar">
    <w:name w:val="Comment Text Char"/>
    <w:basedOn w:val="DefaultParagraphFont"/>
    <w:link w:val="CommentText"/>
    <w:uiPriority w:val="99"/>
    <w:rsid w:val="00DC67B8"/>
    <w:rPr>
      <w:sz w:val="20"/>
      <w:szCs w:val="20"/>
    </w:rPr>
  </w:style>
  <w:style w:type="paragraph" w:styleId="CommentSubject">
    <w:name w:val="annotation subject"/>
    <w:basedOn w:val="CommentText"/>
    <w:next w:val="CommentText"/>
    <w:link w:val="CommentSubjectChar"/>
    <w:uiPriority w:val="99"/>
    <w:semiHidden/>
    <w:unhideWhenUsed/>
    <w:rsid w:val="00DC67B8"/>
    <w:rPr>
      <w:b/>
      <w:bCs/>
    </w:rPr>
  </w:style>
  <w:style w:type="character" w:customStyle="1" w:styleId="CommentSubjectChar">
    <w:name w:val="Comment Subject Char"/>
    <w:basedOn w:val="CommentTextChar"/>
    <w:link w:val="CommentSubject"/>
    <w:uiPriority w:val="99"/>
    <w:semiHidden/>
    <w:rsid w:val="00DC67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lsea.allen@hsc.utah.edu"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62BAD-E109-4E88-A8B8-7E03C91C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Allen</dc:creator>
  <cp:keywords/>
  <dc:description/>
  <cp:lastModifiedBy>Angela Presson</cp:lastModifiedBy>
  <cp:revision>3</cp:revision>
  <dcterms:created xsi:type="dcterms:W3CDTF">2026-04-21T21:43:00Z</dcterms:created>
  <dcterms:modified xsi:type="dcterms:W3CDTF">2026-04-21T21:47:00Z</dcterms:modified>
</cp:coreProperties>
</file>